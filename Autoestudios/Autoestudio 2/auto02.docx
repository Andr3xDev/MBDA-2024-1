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88F7C" w14:textId="77777777" w:rsidR="00FE1657" w:rsidRPr="00BC53FE" w:rsidRDefault="00FE1657" w:rsidP="00FE1657">
      <w:pPr>
        <w:spacing w:line="240" w:lineRule="auto"/>
        <w:ind w:firstLine="0"/>
        <w:rPr>
          <w:rFonts w:cs="Arial"/>
          <w:b/>
          <w:szCs w:val="24"/>
        </w:rPr>
      </w:pPr>
      <w:r w:rsidRPr="00BC53FE">
        <w:rPr>
          <w:rFonts w:cs="Arial"/>
          <w:b/>
          <w:szCs w:val="24"/>
        </w:rPr>
        <w:t xml:space="preserve">Escuela Colombiana de Ingeniería Julio Garavito </w:t>
      </w:r>
    </w:p>
    <w:p w14:paraId="704570CB" w14:textId="77777777" w:rsidR="00FE1657" w:rsidRPr="00BC53FE" w:rsidRDefault="00FE1657" w:rsidP="00FE1657">
      <w:pPr>
        <w:spacing w:line="240" w:lineRule="auto"/>
        <w:ind w:firstLine="0"/>
        <w:rPr>
          <w:rFonts w:cs="Arial"/>
          <w:szCs w:val="24"/>
        </w:rPr>
      </w:pPr>
      <w:r w:rsidRPr="00BC53FE">
        <w:rPr>
          <w:rFonts w:cs="Arial"/>
          <w:b/>
          <w:szCs w:val="24"/>
        </w:rPr>
        <w:t xml:space="preserve">Carrera / Semestre: </w:t>
      </w:r>
      <w:r w:rsidRPr="00BC53FE">
        <w:rPr>
          <w:rFonts w:cs="Arial"/>
          <w:szCs w:val="24"/>
        </w:rPr>
        <w:t xml:space="preserve">Ingeniería de Sistemas </w:t>
      </w:r>
      <w:bookmarkStart w:id="0" w:name="_Hlk94642667"/>
      <w:r w:rsidRPr="00BC53FE">
        <w:rPr>
          <w:rFonts w:cs="Arial"/>
          <w:szCs w:val="24"/>
        </w:rPr>
        <w:t>/ 5</w:t>
      </w:r>
      <w:r w:rsidRPr="00BC53FE">
        <w:rPr>
          <w:rFonts w:cs="Arial"/>
          <w:szCs w:val="24"/>
          <w:u w:val="single"/>
          <w:vertAlign w:val="superscript"/>
        </w:rPr>
        <w:t>to</w:t>
      </w:r>
      <w:r w:rsidRPr="00BC53FE">
        <w:rPr>
          <w:rFonts w:cs="Arial"/>
          <w:szCs w:val="24"/>
        </w:rPr>
        <w:t xml:space="preserve"> Semestre</w:t>
      </w:r>
      <w:bookmarkEnd w:id="0"/>
    </w:p>
    <w:p w14:paraId="33051967" w14:textId="77777777" w:rsidR="00FE1657" w:rsidRPr="00BC53FE" w:rsidRDefault="00FE1657" w:rsidP="00FE1657">
      <w:pPr>
        <w:spacing w:line="240" w:lineRule="auto"/>
        <w:ind w:firstLine="0"/>
        <w:rPr>
          <w:rFonts w:cs="Arial"/>
          <w:szCs w:val="24"/>
        </w:rPr>
      </w:pPr>
      <w:r w:rsidRPr="00BC53FE">
        <w:rPr>
          <w:rFonts w:cs="Arial"/>
          <w:b/>
          <w:szCs w:val="24"/>
        </w:rPr>
        <w:t xml:space="preserve">Asignatura: </w:t>
      </w:r>
      <w:r w:rsidRPr="00BC53FE">
        <w:rPr>
          <w:rFonts w:cs="Arial"/>
          <w:szCs w:val="24"/>
        </w:rPr>
        <w:t>Modelos y Bases de Datos (MBDA)</w:t>
      </w:r>
    </w:p>
    <w:p w14:paraId="65AC4F6B" w14:textId="77777777" w:rsidR="00FE1657" w:rsidRPr="00BC53FE" w:rsidRDefault="00FE1657" w:rsidP="00FE1657">
      <w:pPr>
        <w:spacing w:line="240" w:lineRule="auto"/>
        <w:ind w:firstLine="0"/>
        <w:rPr>
          <w:rFonts w:cs="Arial"/>
          <w:szCs w:val="24"/>
        </w:rPr>
      </w:pPr>
      <w:r>
        <w:rPr>
          <w:rFonts w:cs="Arial"/>
          <w:b/>
          <w:bCs/>
          <w:szCs w:val="24"/>
        </w:rPr>
        <w:t>Estudiantes</w:t>
      </w:r>
      <w:r w:rsidRPr="00BC53FE">
        <w:rPr>
          <w:rFonts w:cs="Arial"/>
          <w:b/>
          <w:szCs w:val="24"/>
        </w:rPr>
        <w:t xml:space="preserve">: </w:t>
      </w:r>
      <w:r w:rsidRPr="00BC53FE">
        <w:rPr>
          <w:rFonts w:cs="Arial"/>
          <w:szCs w:val="24"/>
        </w:rPr>
        <w:t>Andrés Chavarro, Jesús Pinzón</w:t>
      </w:r>
    </w:p>
    <w:p w14:paraId="6828524A" w14:textId="7A5556BA" w:rsidR="003471F7" w:rsidRPr="00041C05" w:rsidRDefault="00FE1657" w:rsidP="003471F7">
      <w:pPr>
        <w:spacing w:line="240" w:lineRule="auto"/>
        <w:ind w:firstLine="0"/>
        <w:rPr>
          <w:rFonts w:cs="Arial"/>
          <w:szCs w:val="24"/>
        </w:rPr>
      </w:pPr>
      <w:r w:rsidRPr="00BC53FE">
        <w:rPr>
          <w:rFonts w:cs="Arial"/>
          <w:b/>
          <w:szCs w:val="24"/>
        </w:rPr>
        <w:t xml:space="preserve">Fecha: </w:t>
      </w:r>
      <w:r>
        <w:rPr>
          <w:rFonts w:cs="Arial"/>
          <w:szCs w:val="24"/>
        </w:rPr>
        <w:t>2024</w:t>
      </w:r>
      <w:r w:rsidR="48662FDF" w:rsidRPr="48662FDF">
        <w:rPr>
          <w:rFonts w:cs="Arial"/>
        </w:rPr>
        <w:t>/02/22</w:t>
      </w:r>
    </w:p>
    <w:p w14:paraId="036EAC9E" w14:textId="59F5F9BF" w:rsidR="00FE1657" w:rsidRDefault="48662FDF" w:rsidP="00DE7360">
      <w:pPr>
        <w:pStyle w:val="Ttulo1"/>
        <w:spacing w:before="0"/>
        <w:rPr>
          <w:u w:val="single"/>
        </w:rPr>
      </w:pPr>
      <w:r w:rsidRPr="48662FDF">
        <w:rPr>
          <w:u w:val="single"/>
        </w:rPr>
        <w:t>Autoestudio 2 – SQL Básico</w:t>
      </w:r>
    </w:p>
    <w:p w14:paraId="768CF06C" w14:textId="77777777" w:rsidR="00E80BDB" w:rsidRDefault="005C68E9" w:rsidP="005C68E9">
      <w:pPr>
        <w:ind w:firstLine="0"/>
        <w:rPr>
          <w:rFonts w:cs="Arial"/>
          <w:b/>
          <w:bCs/>
          <w:szCs w:val="24"/>
          <w:u w:val="single"/>
        </w:rPr>
      </w:pPr>
      <w:r w:rsidRPr="3302EBCC">
        <w:rPr>
          <w:rFonts w:cs="Arial"/>
          <w:b/>
          <w:u w:val="single"/>
        </w:rPr>
        <w:t>Investigación</w:t>
      </w:r>
    </w:p>
    <w:p w14:paraId="453D0CCA" w14:textId="77777777" w:rsidR="002F1CF8" w:rsidRPr="00DE7360" w:rsidRDefault="002F1CF8" w:rsidP="002F1CF8">
      <w:pPr>
        <w:pStyle w:val="Prrafodelista"/>
        <w:numPr>
          <w:ilvl w:val="0"/>
          <w:numId w:val="5"/>
        </w:numPr>
        <w:rPr>
          <w:rFonts w:cs="Arial"/>
          <w:b/>
          <w:szCs w:val="24"/>
        </w:rPr>
      </w:pPr>
      <w:r>
        <w:rPr>
          <w:rFonts w:cs="Arial"/>
          <w:b/>
        </w:rPr>
        <w:t>NULL</w:t>
      </w:r>
    </w:p>
    <w:p w14:paraId="36D93583" w14:textId="663BB360" w:rsidR="00E852EB" w:rsidRDefault="008F2566" w:rsidP="002F1CF8">
      <w:pPr>
        <w:pStyle w:val="Prrafodelista"/>
        <w:numPr>
          <w:ilvl w:val="0"/>
          <w:numId w:val="14"/>
        </w:numPr>
        <w:ind w:left="927"/>
      </w:pPr>
      <w:r w:rsidRPr="00464EF4">
        <w:t xml:space="preserve">¿Qué </w:t>
      </w:r>
      <w:r w:rsidR="00DE7360">
        <w:rPr>
          <w:rFonts w:cs="Arial"/>
        </w:rPr>
        <w:t>significa</w:t>
      </w:r>
      <w:r w:rsidRPr="00464EF4">
        <w:t>?</w:t>
      </w:r>
    </w:p>
    <w:p w14:paraId="4A71312F" w14:textId="43AC750B" w:rsidR="003E030A" w:rsidRDefault="00DE7360" w:rsidP="003E030A">
      <w:pPr>
        <w:pStyle w:val="Prrafodelista"/>
        <w:ind w:left="927" w:firstLine="0"/>
      </w:pPr>
      <w:r w:rsidRPr="00B46F8F">
        <w:rPr>
          <w:rFonts w:cs="Arial"/>
          <w:b/>
          <w:lang w:val="es-MX"/>
        </w:rPr>
        <w:t>N</w:t>
      </w:r>
      <w:r w:rsidR="00B46F8F" w:rsidRPr="00B46F8F">
        <w:rPr>
          <w:rFonts w:cs="Arial"/>
          <w:b/>
          <w:lang w:val="es-MX"/>
        </w:rPr>
        <w:t>ULL</w:t>
      </w:r>
      <w:r w:rsidRPr="00B46F8F">
        <w:rPr>
          <w:rFonts w:cs="Arial"/>
          <w:lang w:val="es-MX"/>
        </w:rPr>
        <w:t xml:space="preserve"> e</w:t>
      </w:r>
      <w:r w:rsidR="003E030A" w:rsidRPr="00B46F8F">
        <w:rPr>
          <w:rFonts w:cs="Arial"/>
          <w:lang w:val="es-MX"/>
        </w:rPr>
        <w:t xml:space="preserve">s un tipo de dato que no se encuentra definido o iniciado, como si de </w:t>
      </w:r>
      <w:r w:rsidRPr="00B46F8F">
        <w:rPr>
          <w:rFonts w:cs="Arial"/>
          <w:lang w:val="es-MX"/>
        </w:rPr>
        <w:t>un</w:t>
      </w:r>
      <w:r>
        <w:rPr>
          <w:rFonts w:cs="Arial"/>
        </w:rPr>
        <w:t xml:space="preserve"> </w:t>
      </w:r>
      <w:r w:rsidR="003E030A">
        <w:t xml:space="preserve">espacio en blanco </w:t>
      </w:r>
      <w:r>
        <w:rPr>
          <w:rFonts w:cs="Arial"/>
        </w:rPr>
        <w:t>se tratara</w:t>
      </w:r>
      <w:r w:rsidR="000E2D60">
        <w:t>, incluso e</w:t>
      </w:r>
      <w:r w:rsidR="003E030A">
        <w:t xml:space="preserve">ste por </w:t>
      </w:r>
      <w:r w:rsidR="0047265B">
        <w:t>sí</w:t>
      </w:r>
      <w:r w:rsidR="003E030A">
        <w:t xml:space="preserve"> mismo no es equivalente a otro tipo de dato, siquiera</w:t>
      </w:r>
      <w:r w:rsidR="0064220D">
        <w:t xml:space="preserve"> a s</w:t>
      </w:r>
      <w:r w:rsidR="00CE64DB">
        <w:t xml:space="preserve">í mismo. </w:t>
      </w:r>
      <w:r>
        <w:rPr>
          <w:rFonts w:cs="Arial"/>
        </w:rPr>
        <w:t>En otras palabras</w:t>
      </w:r>
      <w:r w:rsidR="00CE64DB">
        <w:t xml:space="preserve">, es un dato </w:t>
      </w:r>
      <w:r>
        <w:rPr>
          <w:rFonts w:cs="Arial"/>
        </w:rPr>
        <w:t>“</w:t>
      </w:r>
      <w:r w:rsidR="00CE64DB">
        <w:t>desconocido</w:t>
      </w:r>
      <w:r>
        <w:rPr>
          <w:rFonts w:cs="Arial"/>
        </w:rPr>
        <w:t>”</w:t>
      </w:r>
      <w:r w:rsidR="00CE64DB">
        <w:t xml:space="preserve"> pero no </w:t>
      </w:r>
      <w:r>
        <w:rPr>
          <w:rFonts w:cs="Arial"/>
        </w:rPr>
        <w:t>vací</w:t>
      </w:r>
      <w:r w:rsidR="00CE64DB" w:rsidRPr="00DE7360">
        <w:rPr>
          <w:rFonts w:cs="Arial"/>
        </w:rPr>
        <w:t>o.</w:t>
      </w:r>
      <w:r>
        <w:rPr>
          <w:rFonts w:cs="Arial"/>
        </w:rPr>
        <w:t xml:space="preserve"> Ademá</w:t>
      </w:r>
      <w:r w:rsidR="003120EE" w:rsidRPr="00DE7360">
        <w:rPr>
          <w:rFonts w:cs="Arial"/>
        </w:rPr>
        <w:t>s</w:t>
      </w:r>
      <w:r w:rsidR="003120EE">
        <w:t>, pod</w:t>
      </w:r>
      <w:r w:rsidR="00FF5284">
        <w:t xml:space="preserve">emos realizar operaciones </w:t>
      </w:r>
      <w:r w:rsidR="00B707C1">
        <w:t>con distintos tipos de operadores</w:t>
      </w:r>
      <w:r w:rsidR="008A65FF">
        <w:t xml:space="preserve">, permitiendo </w:t>
      </w:r>
      <w:r w:rsidR="00354759">
        <w:t xml:space="preserve">evitar </w:t>
      </w:r>
      <w:r w:rsidR="00D8674B">
        <w:t>posibles errores en consultas</w:t>
      </w:r>
      <w:r w:rsidR="00E852EB">
        <w:t>.</w:t>
      </w:r>
    </w:p>
    <w:p w14:paraId="30F584C7" w14:textId="77777777" w:rsidR="003E030A" w:rsidRPr="00DE7360" w:rsidRDefault="003E030A" w:rsidP="003E030A">
      <w:pPr>
        <w:pStyle w:val="Prrafodelista"/>
        <w:ind w:left="927" w:firstLine="0"/>
        <w:rPr>
          <w:rFonts w:cs="Arial"/>
          <w:sz w:val="12"/>
          <w:szCs w:val="12"/>
        </w:rPr>
      </w:pPr>
    </w:p>
    <w:p w14:paraId="7AA6DAC3" w14:textId="2142B5B7" w:rsidR="00E852EB" w:rsidRDefault="008F2566" w:rsidP="002F1CF8">
      <w:pPr>
        <w:pStyle w:val="Prrafodelista"/>
        <w:numPr>
          <w:ilvl w:val="0"/>
          <w:numId w:val="14"/>
        </w:numPr>
        <w:ind w:left="927"/>
      </w:pPr>
      <w:r w:rsidRPr="00464EF4">
        <w:t>¿</w:t>
      </w:r>
      <w:r w:rsidR="00F82907" w:rsidRPr="00F82907">
        <w:t xml:space="preserve">Resultado de operarlo con los diferentes tipos de operadores: </w:t>
      </w:r>
      <w:proofErr w:type="gramStart"/>
      <w:r w:rsidR="00F82907" w:rsidRPr="00F82907">
        <w:t>aritméticos, de comparación</w:t>
      </w:r>
      <w:r w:rsidR="00B46F8F" w:rsidRPr="00F82907">
        <w:t xml:space="preserve"> y lógicos</w:t>
      </w:r>
      <w:r w:rsidRPr="00F82907">
        <w:t>?</w:t>
      </w:r>
      <w:proofErr w:type="gramEnd"/>
    </w:p>
    <w:p w14:paraId="1AF458A2" w14:textId="297A8542" w:rsidR="00B46F8F" w:rsidRDefault="0040607D" w:rsidP="00B46F8F">
      <w:pPr>
        <w:pStyle w:val="Prrafodelista"/>
        <w:ind w:left="927" w:firstLine="0"/>
        <w:rPr>
          <w:rFonts w:cs="Arial"/>
        </w:rPr>
      </w:pPr>
      <w:r w:rsidRPr="00DE7360">
        <w:rPr>
          <w:rFonts w:cs="Arial"/>
        </w:rPr>
        <w:t xml:space="preserve">Por el lado de la </w:t>
      </w:r>
      <w:r w:rsidRPr="00B46F8F">
        <w:rPr>
          <w:rFonts w:cs="Arial"/>
          <w:b/>
        </w:rPr>
        <w:t>aritmética matem</w:t>
      </w:r>
      <w:r w:rsidR="00B46F8F" w:rsidRPr="00B46F8F">
        <w:rPr>
          <w:rFonts w:cs="Arial"/>
          <w:b/>
        </w:rPr>
        <w:t>ática</w:t>
      </w:r>
      <w:r w:rsidR="00B46F8F">
        <w:rPr>
          <w:rFonts w:cs="Arial"/>
        </w:rPr>
        <w:t xml:space="preserve">, se puede tomar el valor </w:t>
      </w:r>
      <w:r w:rsidR="00B46F8F" w:rsidRPr="00B46F8F">
        <w:rPr>
          <w:rFonts w:cs="Arial"/>
          <w:b/>
        </w:rPr>
        <w:t>NULL</w:t>
      </w:r>
      <w:r w:rsidRPr="00DE7360">
        <w:rPr>
          <w:rFonts w:cs="Arial"/>
        </w:rPr>
        <w:t xml:space="preserve"> como la representación de un </w:t>
      </w:r>
      <w:r w:rsidRPr="00B46F8F">
        <w:rPr>
          <w:rFonts w:cs="Arial"/>
          <w:b/>
        </w:rPr>
        <w:t>cero</w:t>
      </w:r>
      <w:r w:rsidR="00B46F8F">
        <w:rPr>
          <w:rFonts w:cs="Arial"/>
        </w:rPr>
        <w:t xml:space="preserve"> </w:t>
      </w:r>
      <w:r w:rsidR="00B46F8F" w:rsidRPr="00DE7360">
        <w:rPr>
          <w:rFonts w:cs="Arial"/>
        </w:rPr>
        <w:t>como,</w:t>
      </w:r>
      <w:r w:rsidR="00E42DE8" w:rsidRPr="00DE7360">
        <w:rPr>
          <w:rFonts w:cs="Arial"/>
        </w:rPr>
        <w:t xml:space="preserve"> </w:t>
      </w:r>
      <w:r w:rsidR="00B46F8F">
        <w:rPr>
          <w:rFonts w:cs="Arial"/>
        </w:rPr>
        <w:t xml:space="preserve">por </w:t>
      </w:r>
      <w:r w:rsidR="00E42DE8" w:rsidRPr="00DE7360">
        <w:rPr>
          <w:rFonts w:cs="Arial"/>
        </w:rPr>
        <w:t>e</w:t>
      </w:r>
      <w:r w:rsidR="00C87E04" w:rsidRPr="00DE7360">
        <w:rPr>
          <w:rFonts w:cs="Arial"/>
        </w:rPr>
        <w:t>jemplo:</w:t>
      </w:r>
    </w:p>
    <w:p w14:paraId="67CB2419" w14:textId="2872EB0F" w:rsidR="007679F8" w:rsidRPr="007679F8" w:rsidRDefault="007679F8" w:rsidP="007679F8">
      <w:pPr>
        <w:pStyle w:val="Prrafodelista"/>
        <w:ind w:left="927" w:firstLine="0"/>
        <w:rPr>
          <w:rFonts w:cs="Arial"/>
          <w:sz w:val="12"/>
          <w:szCs w:val="12"/>
        </w:rPr>
      </w:pPr>
    </w:p>
    <w:p w14:paraId="7B6C645E" w14:textId="3D2C5142" w:rsidR="0040607D" w:rsidRDefault="0040607D" w:rsidP="005B546E">
      <w:pPr>
        <w:pStyle w:val="Prrafodelista"/>
        <w:ind w:left="927"/>
      </w:pPr>
      <w:r w:rsidRPr="00B46F8F">
        <w:rPr>
          <w:rFonts w:cs="Arial"/>
          <w:b/>
        </w:rPr>
        <w:t>Suma</w:t>
      </w:r>
      <w:r w:rsidR="00B46F8F" w:rsidRPr="00B46F8F">
        <w:rPr>
          <w:rFonts w:cs="Arial"/>
          <w:b/>
        </w:rPr>
        <w:t xml:space="preserve"> y R</w:t>
      </w:r>
      <w:r w:rsidRPr="00B46F8F">
        <w:rPr>
          <w:rFonts w:cs="Arial"/>
          <w:b/>
        </w:rPr>
        <w:t>esta:</w:t>
      </w:r>
      <w:r w:rsidRPr="00DE7360">
        <w:rPr>
          <w:rFonts w:cs="Arial"/>
        </w:rPr>
        <w:t xml:space="preserve"> </w:t>
      </w:r>
      <m:oMath>
        <m:d>
          <m:dPr>
            <m:ctrlPr>
              <w:rPr>
                <w:rFonts w:ascii="Cambria Math" w:hAnsi="Cambria Math" w:cs="Arial"/>
              </w:rPr>
            </m:ctrlPr>
          </m:dPr>
          <m:e>
            <m:r>
              <m:rPr>
                <m:sty m:val="p"/>
              </m:rPr>
              <w:rPr>
                <w:rFonts w:ascii="Cambria Math" w:hAnsi="Cambria Math" w:cs="Arial"/>
              </w:rPr>
              <m:t>13+NULL-1</m:t>
            </m:r>
          </m:e>
        </m:d>
        <m:r>
          <m:rPr>
            <m:sty m:val="p"/>
          </m:rPr>
          <w:rPr>
            <w:rFonts w:ascii="Cambria Math" w:hAnsi="Cambria Math" w:cs="Arial"/>
          </w:rPr>
          <m:t>=</m:t>
        </m:r>
        <m:d>
          <m:dPr>
            <m:ctrlPr>
              <w:rPr>
                <w:rFonts w:ascii="Cambria Math" w:hAnsi="Cambria Math" w:cs="Arial"/>
              </w:rPr>
            </m:ctrlPr>
          </m:dPr>
          <m:e>
            <m:r>
              <m:rPr>
                <m:sty m:val="p"/>
              </m:rPr>
              <w:rPr>
                <w:rFonts w:ascii="Cambria Math" w:hAnsi="Cambria Math" w:cs="Arial"/>
              </w:rPr>
              <m:t>13+0-1</m:t>
            </m:r>
          </m:e>
        </m:d>
        <m:r>
          <m:rPr>
            <m:sty m:val="p"/>
          </m:rPr>
          <w:rPr>
            <w:rFonts w:ascii="Cambria Math" w:hAnsi="Cambria Math" w:cs="Arial"/>
          </w:rPr>
          <m:t>= 12</m:t>
        </m:r>
      </m:oMath>
    </w:p>
    <w:p w14:paraId="183DC478" w14:textId="1337FDC6" w:rsidR="001214C3" w:rsidRDefault="001214C3" w:rsidP="001214C3">
      <w:pPr>
        <w:pStyle w:val="Prrafodelista"/>
        <w:ind w:left="927"/>
      </w:pPr>
      <w:r w:rsidRPr="00B46F8F">
        <w:rPr>
          <w:rFonts w:cs="Arial"/>
          <w:b/>
        </w:rPr>
        <w:t>Multiplicación:</w:t>
      </w:r>
      <w:r>
        <w:t xml:space="preserve"> </w:t>
      </w:r>
      <m:oMath>
        <m:r>
          <m:rPr>
            <m:sty m:val="p"/>
          </m:rPr>
          <w:rPr>
            <w:rFonts w:ascii="Cambria Math" w:hAnsi="Cambria Math"/>
          </w:rPr>
          <m:t>3*</m:t>
        </m:r>
        <m:r>
          <m:rPr>
            <m:sty m:val="p"/>
          </m:rPr>
          <w:rPr>
            <w:rFonts w:ascii="Cambria Math" w:hAnsi="Cambria Math" w:cs="Arial"/>
          </w:rPr>
          <m:t>NULL=3*0=0=NULL</m:t>
        </m:r>
      </m:oMath>
    </w:p>
    <w:p w14:paraId="454A12E7" w14:textId="6A1A1A9E" w:rsidR="00E80BDB" w:rsidRPr="007679F8" w:rsidRDefault="001214C3" w:rsidP="007679F8">
      <w:pPr>
        <w:pStyle w:val="Prrafodelista"/>
        <w:ind w:left="927"/>
        <w:rPr>
          <w:rFonts w:eastAsiaTheme="minorEastAsia"/>
        </w:rPr>
      </w:pPr>
      <w:r w:rsidRPr="00B46F8F">
        <w:rPr>
          <w:rFonts w:cs="Arial"/>
          <w:b/>
        </w:rPr>
        <w:t>División:</w:t>
      </w:r>
      <w:r>
        <w:t xml:space="preserve"> </w:t>
      </w:r>
      <m:oMath>
        <m:f>
          <m:fPr>
            <m:ctrlPr>
              <w:rPr>
                <w:rFonts w:ascii="Cambria Math" w:hAnsi="Cambria Math" w:cs="Arial"/>
              </w:rPr>
            </m:ctrlPr>
          </m:fPr>
          <m:num>
            <m:r>
              <m:rPr>
                <m:sty m:val="p"/>
              </m:rPr>
              <w:rPr>
                <w:rFonts w:ascii="Cambria Math" w:hAnsi="Cambria Math" w:cs="Arial"/>
              </w:rPr>
              <m:t>NULL</m:t>
            </m:r>
          </m:num>
          <m:den>
            <m:r>
              <w:rPr>
                <w:rFonts w:ascii="Cambria Math" w:hAnsi="Cambria Math" w:cs="Arial"/>
              </w:rPr>
              <m:t>12</m:t>
            </m:r>
          </m:den>
        </m:f>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0</m:t>
            </m:r>
          </m:num>
          <m:den>
            <m:r>
              <w:rPr>
                <w:rFonts w:ascii="Cambria Math" w:hAnsi="Cambria Math" w:cs="Arial"/>
              </w:rPr>
              <m:t>12</m:t>
            </m:r>
          </m:den>
        </m:f>
        <m:r>
          <m:rPr>
            <m:sty m:val="p"/>
          </m:rPr>
          <w:rPr>
            <w:rFonts w:ascii="Cambria Math" w:hAnsi="Cambria Math" w:cs="Arial"/>
          </w:rPr>
          <m:t>=0=NULL</m:t>
        </m:r>
      </m:oMath>
    </w:p>
    <w:p w14:paraId="60E6BEDC" w14:textId="77777777" w:rsidR="007679F8" w:rsidRPr="007679F8" w:rsidRDefault="007679F8" w:rsidP="00E42DE8">
      <w:pPr>
        <w:pStyle w:val="Prrafodelista"/>
        <w:ind w:left="927" w:firstLine="0"/>
        <w:rPr>
          <w:sz w:val="12"/>
          <w:szCs w:val="12"/>
        </w:rPr>
      </w:pPr>
    </w:p>
    <w:p w14:paraId="5D17D877" w14:textId="067C12B8" w:rsidR="0040607D" w:rsidRDefault="0040607D" w:rsidP="00E42DE8">
      <w:pPr>
        <w:pStyle w:val="Prrafodelista"/>
        <w:ind w:left="927" w:firstLine="0"/>
      </w:pPr>
      <w:r>
        <w:t xml:space="preserve">Por otro lado, en las </w:t>
      </w:r>
      <w:r w:rsidRPr="00B46F8F">
        <w:rPr>
          <w:rFonts w:cs="Arial"/>
          <w:b/>
        </w:rPr>
        <w:t xml:space="preserve">operaciones </w:t>
      </w:r>
      <w:r w:rsidR="002A6D00" w:rsidRPr="00B46F8F">
        <w:rPr>
          <w:rFonts w:cs="Arial"/>
          <w:b/>
        </w:rPr>
        <w:t>de</w:t>
      </w:r>
      <w:r w:rsidR="002A6D00">
        <w:t xml:space="preserve"> </w:t>
      </w:r>
      <w:r w:rsidR="00B46F8F" w:rsidRPr="00B46F8F">
        <w:rPr>
          <w:rFonts w:cs="Arial"/>
          <w:b/>
        </w:rPr>
        <w:t>comparació</w:t>
      </w:r>
      <w:r w:rsidR="002A6D00" w:rsidRPr="00B46F8F">
        <w:rPr>
          <w:rFonts w:cs="Arial"/>
          <w:b/>
        </w:rPr>
        <w:t>n</w:t>
      </w:r>
      <w:r w:rsidR="00B46F8F">
        <w:rPr>
          <w:rFonts w:cs="Arial"/>
        </w:rPr>
        <w:t xml:space="preserve">, </w:t>
      </w:r>
      <w:r w:rsidR="00B46F8F" w:rsidRPr="00B46F8F">
        <w:rPr>
          <w:rFonts w:cs="Arial"/>
          <w:b/>
        </w:rPr>
        <w:t>NULL</w:t>
      </w:r>
      <w:r w:rsidR="002A6D00">
        <w:t xml:space="preserve"> </w:t>
      </w:r>
      <w:r w:rsidR="005D3356">
        <w:t xml:space="preserve">suele obtener valores de </w:t>
      </w:r>
      <w:r w:rsidR="00B46F8F" w:rsidRPr="00B46F8F">
        <w:rPr>
          <w:rFonts w:cs="Arial"/>
          <w:b/>
        </w:rPr>
        <w:t>UNKNOWN</w:t>
      </w:r>
      <w:r w:rsidR="00E42DE8">
        <w:t>,</w:t>
      </w:r>
      <w:r w:rsidR="00E077C7">
        <w:t xml:space="preserve"> a </w:t>
      </w:r>
      <w:r w:rsidR="00BC376A">
        <w:rPr>
          <w:rFonts w:cs="Arial"/>
        </w:rPr>
        <w:t>excepción</w:t>
      </w:r>
      <w:r w:rsidR="00E077C7">
        <w:t xml:space="preserve"> de comparar </w:t>
      </w:r>
      <m:oMath>
        <m:r>
          <w:rPr>
            <w:rFonts w:ascii="Cambria Math" w:hAnsi="Cambria Math" w:cs="Arial"/>
          </w:rPr>
          <m:t>NULL = NULL</m:t>
        </m:r>
      </m:oMath>
      <w:r w:rsidR="00E077C7">
        <w:rPr>
          <w:rStyle w:val="CdigoHTML"/>
          <w:rFonts w:eastAsiaTheme="minorEastAsia"/>
        </w:rPr>
        <w:t>,</w:t>
      </w:r>
      <w:r>
        <w:t xml:space="preserve"> </w:t>
      </w:r>
      <w:r w:rsidR="00E42DE8">
        <w:t>por ejemplo:</w:t>
      </w:r>
    </w:p>
    <w:p w14:paraId="75EE486B" w14:textId="5BB0596B" w:rsidR="00B46F8F" w:rsidRPr="007679F8" w:rsidRDefault="00B46F8F" w:rsidP="00DE7360">
      <w:pPr>
        <w:pStyle w:val="Prrafodelista"/>
        <w:ind w:left="927" w:firstLine="0"/>
        <w:rPr>
          <w:rFonts w:cs="Arial"/>
          <w:color w:val="FFFFFF" w:themeColor="background1"/>
          <w:sz w:val="12"/>
          <w:szCs w:val="12"/>
        </w:rPr>
      </w:pPr>
    </w:p>
    <w:p w14:paraId="68CD2493" w14:textId="594343E2" w:rsidR="00E80BDB" w:rsidRDefault="002C7D18" w:rsidP="00E80BDB">
      <w:pPr>
        <w:pStyle w:val="Prrafodelista"/>
        <w:ind w:left="927"/>
      </w:pPr>
      <w:r w:rsidRPr="00B46F8F">
        <w:rPr>
          <w:rFonts w:cs="Arial"/>
          <w:b/>
        </w:rPr>
        <w:t>D</w:t>
      </w:r>
      <w:r w:rsidR="00702843" w:rsidRPr="00B46F8F">
        <w:rPr>
          <w:rFonts w:cs="Arial"/>
          <w:b/>
        </w:rPr>
        <w:t>esigualdad</w:t>
      </w:r>
      <w:r w:rsidR="00E80BDB" w:rsidRPr="00B46F8F">
        <w:rPr>
          <w:rFonts w:cs="Arial"/>
          <w:b/>
        </w:rPr>
        <w:t>:</w:t>
      </w:r>
      <w:r w:rsidR="00E80BDB">
        <w:t xml:space="preserve"> </w:t>
      </w:r>
      <m:oMath>
        <m:r>
          <m:rPr>
            <m:sty m:val="p"/>
          </m:rPr>
          <w:rPr>
            <w:rFonts w:ascii="Cambria Math" w:hAnsi="Cambria Math"/>
          </w:rPr>
          <m:t>Null</m:t>
        </m:r>
        <m:r>
          <w:rPr>
            <w:rFonts w:ascii="Cambria Math" w:eastAsiaTheme="minorEastAsia" w:hAnsi="Cambria Math"/>
          </w:rPr>
          <m:t xml:space="preserve">&gt;3= </m:t>
        </m:r>
        <m:r>
          <m:rPr>
            <m:sty m:val="p"/>
          </m:rPr>
          <w:rPr>
            <w:rStyle w:val="CdigoHTML"/>
            <w:rFonts w:ascii="Cambria Math" w:eastAsiaTheme="minorHAnsi" w:hAnsi="Cambria Math"/>
          </w:rPr>
          <m:t>UNKNOWN</m:t>
        </m:r>
      </m:oMath>
    </w:p>
    <w:p w14:paraId="210104D4" w14:textId="0CD23CF5" w:rsidR="00E80BDB" w:rsidRDefault="00B46F8F" w:rsidP="00E80BDB">
      <w:pPr>
        <w:pStyle w:val="Prrafodelista"/>
        <w:ind w:left="927"/>
      </w:pPr>
      <w:r>
        <w:rPr>
          <w:rFonts w:cs="Arial"/>
          <w:b/>
        </w:rPr>
        <w:t>Comparació</w:t>
      </w:r>
      <w:r w:rsidR="002C7D18" w:rsidRPr="00B46F8F">
        <w:rPr>
          <w:rFonts w:cs="Arial"/>
          <w:b/>
        </w:rPr>
        <w:t>n</w:t>
      </w:r>
      <w:r>
        <w:rPr>
          <w:rFonts w:cs="Arial"/>
          <w:b/>
        </w:rPr>
        <w:t>:</w:t>
      </w:r>
      <w:r w:rsidR="00E80BDB">
        <w:t xml:space="preserve"> </w:t>
      </w:r>
      <m:oMath>
        <m:r>
          <m:rPr>
            <m:sty m:val="p"/>
          </m:rPr>
          <w:rPr>
            <w:rFonts w:ascii="Cambria Math" w:hAnsi="Cambria Math"/>
          </w:rPr>
          <m:t>Null≠5 =</m:t>
        </m:r>
        <m:r>
          <m:rPr>
            <m:sty m:val="p"/>
          </m:rPr>
          <w:rPr>
            <w:rStyle w:val="CdigoHTML"/>
            <w:rFonts w:ascii="Cambria Math" w:eastAsiaTheme="minorHAnsi" w:hAnsi="Cambria Math"/>
          </w:rPr>
          <m:t>UNKNOWN</m:t>
        </m:r>
      </m:oMath>
    </w:p>
    <w:p w14:paraId="42C14F65" w14:textId="77777777" w:rsidR="007679F8" w:rsidRPr="007679F8" w:rsidRDefault="007679F8" w:rsidP="007679F8">
      <w:pPr>
        <w:ind w:left="927" w:firstLine="0"/>
        <w:rPr>
          <w:sz w:val="12"/>
          <w:szCs w:val="12"/>
        </w:rPr>
      </w:pPr>
    </w:p>
    <w:p w14:paraId="25FA3649" w14:textId="683E8D58" w:rsidR="00E80BDB" w:rsidRDefault="00E80BDB" w:rsidP="007679F8">
      <w:pPr>
        <w:ind w:left="927" w:firstLine="0"/>
      </w:pPr>
      <w:r>
        <w:t xml:space="preserve">Por </w:t>
      </w:r>
      <w:r w:rsidR="00B46F8F">
        <w:rPr>
          <w:rFonts w:cs="Arial"/>
        </w:rPr>
        <w:t>último</w:t>
      </w:r>
      <w:r>
        <w:t xml:space="preserve">, en las </w:t>
      </w:r>
      <w:r w:rsidRPr="00B46F8F">
        <w:rPr>
          <w:rFonts w:cs="Arial"/>
          <w:b/>
        </w:rPr>
        <w:t xml:space="preserve">operaciones </w:t>
      </w:r>
      <w:r w:rsidR="00B841F6" w:rsidRPr="00B46F8F">
        <w:rPr>
          <w:rFonts w:cs="Arial"/>
          <w:b/>
        </w:rPr>
        <w:t>lógicas</w:t>
      </w:r>
      <w:r>
        <w:t xml:space="preserve"> </w:t>
      </w:r>
      <w:r w:rsidR="003122B9">
        <w:t>un</w:t>
      </w:r>
      <w:r w:rsidR="00A608C8">
        <w:t xml:space="preserve"> dato</w:t>
      </w:r>
      <w:r w:rsidR="003122B9">
        <w:t xml:space="preserve"> </w:t>
      </w:r>
      <w:r w:rsidR="00B46F8F" w:rsidRPr="00B46F8F">
        <w:rPr>
          <w:rFonts w:cs="Arial"/>
          <w:b/>
        </w:rPr>
        <w:t>NULL</w:t>
      </w:r>
      <w:r w:rsidR="003122B9">
        <w:t xml:space="preserve"> tiene por </w:t>
      </w:r>
      <w:r w:rsidR="00B841F6">
        <w:t>de</w:t>
      </w:r>
      <w:r w:rsidR="00B841F6">
        <w:rPr>
          <w:rFonts w:cs="Arial"/>
        </w:rPr>
        <w:t>finición</w:t>
      </w:r>
      <w:r w:rsidR="003122B9">
        <w:t xml:space="preserve"> </w:t>
      </w:r>
      <w:r w:rsidR="00AC2494">
        <w:t xml:space="preserve">un </w:t>
      </w:r>
      <w:r w:rsidR="00AC2494" w:rsidRPr="00B46F8F">
        <w:rPr>
          <w:rFonts w:cs="Arial"/>
          <w:b/>
        </w:rPr>
        <w:t>valor desconocido</w:t>
      </w:r>
      <w:r w:rsidR="00AC2494">
        <w:t xml:space="preserve"> que da como resultado un valor </w:t>
      </w:r>
      <w:r w:rsidR="00B841F6">
        <w:t>igualmente</w:t>
      </w:r>
      <w:r w:rsidR="00AC2494">
        <w:t xml:space="preserve"> desconocido</w:t>
      </w:r>
      <w:r>
        <w:t>, por ejemplo:</w:t>
      </w:r>
    </w:p>
    <w:p w14:paraId="3FE6CFFF" w14:textId="77777777" w:rsidR="00B46F8F" w:rsidRPr="00DE7360" w:rsidRDefault="00B46F8F" w:rsidP="00DE7360">
      <w:pPr>
        <w:pStyle w:val="Prrafodelista"/>
        <w:ind w:left="927" w:firstLine="0"/>
        <w:rPr>
          <w:rFonts w:cs="Arial"/>
        </w:rPr>
      </w:pPr>
    </w:p>
    <w:p w14:paraId="0802C86E" w14:textId="77777777" w:rsidR="006C7C29" w:rsidRPr="00B46F8F" w:rsidRDefault="00AC2494" w:rsidP="00207A82">
      <w:pPr>
        <w:pStyle w:val="Prrafodelista"/>
        <w:ind w:left="930"/>
        <w:rPr>
          <w:rFonts w:cs="Arial"/>
          <w:b/>
          <w:szCs w:val="24"/>
        </w:rPr>
      </w:pPr>
      <w:r w:rsidRPr="00B46F8F">
        <w:rPr>
          <w:rFonts w:cs="Arial"/>
          <w:b/>
          <w:szCs w:val="24"/>
        </w:rPr>
        <w:lastRenderedPageBreak/>
        <w:t>AND</w:t>
      </w:r>
      <w:r w:rsidR="00E80BDB" w:rsidRPr="00B46F8F">
        <w:rPr>
          <w:rFonts w:cs="Arial"/>
          <w:b/>
          <w:szCs w:val="24"/>
        </w:rPr>
        <w:t>:</w:t>
      </w:r>
    </w:p>
    <w:p w14:paraId="42A2EC5A" w14:textId="28581FB9" w:rsidR="00B46F8F" w:rsidRPr="00207A82" w:rsidRDefault="00046C22" w:rsidP="00B46F8F">
      <w:pPr>
        <w:pStyle w:val="Prrafodelista"/>
        <w:numPr>
          <w:ilvl w:val="0"/>
          <w:numId w:val="9"/>
        </w:numPr>
        <w:rPr>
          <w:rStyle w:val="CdigoHTML"/>
          <w:rFonts w:eastAsiaTheme="minorEastAsia" w:cs="Arial"/>
          <w:sz w:val="24"/>
          <w:szCs w:val="24"/>
        </w:rPr>
      </w:pPr>
      <m:oMath>
        <m:r>
          <m:rPr>
            <m:sty m:val="p"/>
          </m:rPr>
          <w:rPr>
            <w:rStyle w:val="CdigoHTML"/>
            <w:rFonts w:ascii="Cambria Math" w:eastAsiaTheme="minorHAnsi" w:hAnsi="Cambria Math" w:cs="Arial"/>
            <w:sz w:val="24"/>
            <w:szCs w:val="24"/>
          </w:rPr>
          <m:t xml:space="preserve">TRUE </m:t>
        </m:r>
        <m:r>
          <m:rPr>
            <m:sty m:val="b"/>
          </m:rPr>
          <w:rPr>
            <w:rStyle w:val="CdigoHTML"/>
            <w:rFonts w:ascii="Cambria Math" w:eastAsiaTheme="minorHAnsi" w:hAnsi="Cambria Math" w:cs="Arial"/>
            <w:sz w:val="24"/>
            <w:szCs w:val="24"/>
          </w:rPr>
          <m:t>AND</m:t>
        </m:r>
        <m:r>
          <m:rPr>
            <m:sty m:val="p"/>
          </m:rPr>
          <w:rPr>
            <w:rStyle w:val="CdigoHTML"/>
            <w:rFonts w:ascii="Cambria Math" w:eastAsiaTheme="minorHAnsi" w:hAnsi="Cambria Math" w:cs="Arial"/>
            <w:sz w:val="24"/>
            <w:szCs w:val="24"/>
          </w:rPr>
          <m:t xml:space="preserve"> NULL= UNKNOWN</m:t>
        </m:r>
      </m:oMath>
    </w:p>
    <w:p w14:paraId="16DC8B49" w14:textId="69BCAAD1" w:rsidR="00B46F8F" w:rsidRPr="00207A82" w:rsidRDefault="00046C22" w:rsidP="00B46F8F">
      <w:pPr>
        <w:pStyle w:val="Prrafodelista"/>
        <w:numPr>
          <w:ilvl w:val="0"/>
          <w:numId w:val="9"/>
        </w:numPr>
        <w:rPr>
          <w:rStyle w:val="CdigoHTML"/>
          <w:rFonts w:eastAsiaTheme="minorEastAsia" w:cs="Arial"/>
          <w:sz w:val="24"/>
          <w:szCs w:val="24"/>
        </w:rPr>
      </w:pPr>
      <m:oMath>
        <m:r>
          <m:rPr>
            <m:sty m:val="p"/>
          </m:rPr>
          <w:rPr>
            <w:rStyle w:val="CdigoHTML"/>
            <w:rFonts w:ascii="Cambria Math" w:eastAsiaTheme="minorHAnsi" w:hAnsi="Cambria Math" w:cs="Arial"/>
            <w:sz w:val="24"/>
            <w:szCs w:val="24"/>
          </w:rPr>
          <m:t xml:space="preserve">FALSE </m:t>
        </m:r>
        <m:r>
          <m:rPr>
            <m:sty m:val="b"/>
          </m:rPr>
          <w:rPr>
            <w:rStyle w:val="CdigoHTML"/>
            <w:rFonts w:ascii="Cambria Math" w:eastAsiaTheme="minorHAnsi" w:hAnsi="Cambria Math" w:cs="Arial"/>
            <w:sz w:val="24"/>
            <w:szCs w:val="24"/>
          </w:rPr>
          <m:t>AND</m:t>
        </m:r>
        <m:r>
          <m:rPr>
            <m:sty m:val="p"/>
          </m:rPr>
          <w:rPr>
            <w:rStyle w:val="CdigoHTML"/>
            <w:rFonts w:ascii="Cambria Math" w:eastAsiaTheme="minorHAnsi" w:hAnsi="Cambria Math" w:cs="Arial"/>
            <w:sz w:val="24"/>
            <w:szCs w:val="24"/>
          </w:rPr>
          <m:t xml:space="preserve"> NULL= FALSE</m:t>
        </m:r>
      </m:oMath>
    </w:p>
    <w:p w14:paraId="10E7B1FA" w14:textId="02ECF9C7" w:rsidR="006C7C29" w:rsidRPr="00207A82" w:rsidRDefault="00046C22" w:rsidP="00207A82">
      <w:pPr>
        <w:pStyle w:val="Prrafodelista"/>
        <w:numPr>
          <w:ilvl w:val="0"/>
          <w:numId w:val="9"/>
        </w:numPr>
        <w:rPr>
          <w:rStyle w:val="CdigoHTML"/>
          <w:rFonts w:eastAsiaTheme="minorEastAsia" w:cs="Arial"/>
          <w:sz w:val="24"/>
          <w:szCs w:val="24"/>
        </w:rPr>
      </w:pPr>
      <m:oMath>
        <m:r>
          <m:rPr>
            <m:sty m:val="p"/>
          </m:rPr>
          <w:rPr>
            <w:rStyle w:val="CdigoHTML"/>
            <w:rFonts w:ascii="Cambria Math" w:eastAsiaTheme="minorHAnsi" w:hAnsi="Cambria Math" w:cs="Arial"/>
            <w:sz w:val="24"/>
            <w:szCs w:val="24"/>
          </w:rPr>
          <m:t xml:space="preserve">NULL </m:t>
        </m:r>
        <m:r>
          <m:rPr>
            <m:sty m:val="b"/>
          </m:rPr>
          <w:rPr>
            <w:rStyle w:val="CdigoHTML"/>
            <w:rFonts w:ascii="Cambria Math" w:eastAsiaTheme="minorHAnsi" w:hAnsi="Cambria Math" w:cs="Arial"/>
            <w:sz w:val="24"/>
            <w:szCs w:val="24"/>
          </w:rPr>
          <m:t>AND</m:t>
        </m:r>
        <m:r>
          <m:rPr>
            <m:sty m:val="p"/>
          </m:rPr>
          <w:rPr>
            <w:rStyle w:val="CdigoHTML"/>
            <w:rFonts w:ascii="Cambria Math" w:eastAsiaTheme="minorHAnsi" w:hAnsi="Cambria Math" w:cs="Arial"/>
            <w:sz w:val="24"/>
            <w:szCs w:val="24"/>
          </w:rPr>
          <m:t xml:space="preserve"> NULL= UNKNOWN</m:t>
        </m:r>
      </m:oMath>
    </w:p>
    <w:p w14:paraId="2494E6D0" w14:textId="77777777" w:rsidR="00207A82" w:rsidRPr="00207A82" w:rsidRDefault="00207A82" w:rsidP="00207A82">
      <w:pPr>
        <w:ind w:left="927"/>
        <w:rPr>
          <w:rFonts w:ascii="Courier New" w:eastAsiaTheme="minorEastAsia" w:hAnsi="Courier New" w:cs="Arial"/>
          <w:sz w:val="12"/>
          <w:szCs w:val="12"/>
        </w:rPr>
      </w:pPr>
    </w:p>
    <w:p w14:paraId="7369D9D1" w14:textId="2813B6A4" w:rsidR="00E80BDB" w:rsidRPr="00B46F8F" w:rsidRDefault="00C22D88" w:rsidP="00E80BDB">
      <w:pPr>
        <w:pStyle w:val="Prrafodelista"/>
        <w:ind w:left="927"/>
        <w:rPr>
          <w:rFonts w:cs="Arial"/>
          <w:b/>
          <w:szCs w:val="24"/>
        </w:rPr>
      </w:pPr>
      <w:r w:rsidRPr="00B46F8F">
        <w:rPr>
          <w:rFonts w:cs="Arial"/>
          <w:b/>
          <w:szCs w:val="24"/>
        </w:rPr>
        <w:t>OR</w:t>
      </w:r>
      <w:r w:rsidR="00E80BDB" w:rsidRPr="00B46F8F">
        <w:rPr>
          <w:rFonts w:cs="Arial"/>
          <w:b/>
          <w:szCs w:val="24"/>
        </w:rPr>
        <w:t xml:space="preserve">: </w:t>
      </w:r>
    </w:p>
    <w:p w14:paraId="7FE2D605" w14:textId="0EFAC423" w:rsidR="006C7C29" w:rsidRPr="00207A82" w:rsidRDefault="00046C22" w:rsidP="00B46F8F">
      <w:pPr>
        <w:pStyle w:val="Prrafodelista"/>
        <w:numPr>
          <w:ilvl w:val="3"/>
          <w:numId w:val="12"/>
        </w:numPr>
        <w:ind w:left="2628"/>
        <w:rPr>
          <w:rStyle w:val="CdigoHTML"/>
          <w:rFonts w:eastAsiaTheme="minorEastAsia" w:cs="Arial"/>
          <w:sz w:val="24"/>
          <w:szCs w:val="24"/>
        </w:rPr>
      </w:pPr>
      <m:oMath>
        <m:r>
          <m:rPr>
            <m:sty m:val="p"/>
          </m:rPr>
          <w:rPr>
            <w:rStyle w:val="CdigoHTML"/>
            <w:rFonts w:ascii="Cambria Math" w:eastAsiaTheme="minorHAnsi" w:hAnsi="Cambria Math" w:cs="Arial"/>
            <w:sz w:val="24"/>
            <w:szCs w:val="24"/>
          </w:rPr>
          <m:t xml:space="preserve">TRUE </m:t>
        </m:r>
        <m:r>
          <m:rPr>
            <m:sty m:val="b"/>
          </m:rPr>
          <w:rPr>
            <w:rStyle w:val="CdigoHTML"/>
            <w:rFonts w:ascii="Cambria Math" w:eastAsiaTheme="minorHAnsi" w:hAnsi="Cambria Math" w:cs="Arial"/>
            <w:sz w:val="24"/>
            <w:szCs w:val="24"/>
          </w:rPr>
          <m:t>OR</m:t>
        </m:r>
        <m:r>
          <m:rPr>
            <m:sty m:val="p"/>
          </m:rPr>
          <w:rPr>
            <w:rStyle w:val="CdigoHTML"/>
            <w:rFonts w:ascii="Cambria Math" w:eastAsiaTheme="minorHAnsi" w:hAnsi="Cambria Math" w:cs="Arial"/>
            <w:sz w:val="24"/>
            <w:szCs w:val="24"/>
          </w:rPr>
          <m:t xml:space="preserve"> NULL= TRUE</m:t>
        </m:r>
      </m:oMath>
    </w:p>
    <w:p w14:paraId="6EA6EE51" w14:textId="0F730D81" w:rsidR="006C7C29" w:rsidRPr="00207A82" w:rsidRDefault="00046C22" w:rsidP="00B46F8F">
      <w:pPr>
        <w:pStyle w:val="Prrafodelista"/>
        <w:numPr>
          <w:ilvl w:val="3"/>
          <w:numId w:val="12"/>
        </w:numPr>
        <w:ind w:left="2628"/>
        <w:rPr>
          <w:rStyle w:val="CdigoHTML"/>
          <w:rFonts w:eastAsiaTheme="minorEastAsia" w:cs="Arial"/>
          <w:sz w:val="24"/>
          <w:szCs w:val="24"/>
        </w:rPr>
      </w:pPr>
      <m:oMath>
        <m:r>
          <m:rPr>
            <m:sty m:val="p"/>
          </m:rPr>
          <w:rPr>
            <w:rStyle w:val="CdigoHTML"/>
            <w:rFonts w:ascii="Cambria Math" w:eastAsiaTheme="minorHAnsi" w:hAnsi="Cambria Math" w:cs="Arial"/>
            <w:sz w:val="24"/>
            <w:szCs w:val="24"/>
          </w:rPr>
          <m:t xml:space="preserve">FALSE </m:t>
        </m:r>
        <m:r>
          <m:rPr>
            <m:sty m:val="b"/>
          </m:rPr>
          <w:rPr>
            <w:rStyle w:val="CdigoHTML"/>
            <w:rFonts w:ascii="Cambria Math" w:eastAsiaTheme="minorHAnsi" w:hAnsi="Cambria Math" w:cs="Arial"/>
            <w:sz w:val="24"/>
            <w:szCs w:val="24"/>
          </w:rPr>
          <m:t>OR</m:t>
        </m:r>
        <m:r>
          <m:rPr>
            <m:sty m:val="p"/>
          </m:rPr>
          <w:rPr>
            <w:rStyle w:val="CdigoHTML"/>
            <w:rFonts w:ascii="Cambria Math" w:eastAsiaTheme="minorHAnsi" w:hAnsi="Cambria Math" w:cs="Arial"/>
            <w:sz w:val="24"/>
            <w:szCs w:val="24"/>
          </w:rPr>
          <m:t xml:space="preserve"> NULL= UNKNOWN</m:t>
        </m:r>
      </m:oMath>
    </w:p>
    <w:p w14:paraId="5A971D83" w14:textId="653596E9" w:rsidR="00B46F8F" w:rsidRPr="00207A82" w:rsidRDefault="00046C22" w:rsidP="00B46F8F">
      <w:pPr>
        <w:pStyle w:val="Prrafodelista"/>
        <w:numPr>
          <w:ilvl w:val="3"/>
          <w:numId w:val="12"/>
        </w:numPr>
        <w:ind w:left="2628"/>
        <w:rPr>
          <w:rStyle w:val="CdigoHTML"/>
          <w:rFonts w:eastAsiaTheme="minorEastAsia" w:cs="Arial"/>
          <w:sz w:val="24"/>
          <w:szCs w:val="24"/>
        </w:rPr>
      </w:pPr>
      <m:oMath>
        <m:r>
          <m:rPr>
            <m:sty m:val="p"/>
          </m:rPr>
          <w:rPr>
            <w:rStyle w:val="CdigoHTML"/>
            <w:rFonts w:ascii="Cambria Math" w:eastAsiaTheme="minorHAnsi" w:hAnsi="Cambria Math" w:cs="Arial"/>
            <w:sz w:val="24"/>
            <w:szCs w:val="24"/>
          </w:rPr>
          <m:t xml:space="preserve">NULL </m:t>
        </m:r>
        <m:r>
          <m:rPr>
            <m:sty m:val="b"/>
          </m:rPr>
          <w:rPr>
            <w:rStyle w:val="CdigoHTML"/>
            <w:rFonts w:ascii="Cambria Math" w:eastAsiaTheme="minorHAnsi" w:hAnsi="Cambria Math" w:cs="Arial"/>
            <w:sz w:val="24"/>
            <w:szCs w:val="24"/>
          </w:rPr>
          <m:t>OR</m:t>
        </m:r>
        <m:r>
          <m:rPr>
            <m:sty m:val="p"/>
          </m:rPr>
          <w:rPr>
            <w:rStyle w:val="CdigoHTML"/>
            <w:rFonts w:ascii="Cambria Math" w:eastAsiaTheme="minorHAnsi" w:hAnsi="Cambria Math" w:cs="Arial"/>
            <w:sz w:val="24"/>
            <w:szCs w:val="24"/>
          </w:rPr>
          <m:t xml:space="preserve"> NULL= UNKNOWN</m:t>
        </m:r>
      </m:oMath>
    </w:p>
    <w:p w14:paraId="5F6AE25E" w14:textId="2B5903AE" w:rsidR="00B46F8F" w:rsidRPr="00207A82" w:rsidRDefault="00B46F8F" w:rsidP="00207A82">
      <w:pPr>
        <w:ind w:left="927"/>
        <w:contextualSpacing/>
        <w:rPr>
          <w:rFonts w:eastAsiaTheme="minorEastAsia" w:cs="Arial"/>
          <w:color w:val="FFFFFF" w:themeColor="background1"/>
          <w:sz w:val="12"/>
          <w:szCs w:val="12"/>
        </w:rPr>
      </w:pPr>
    </w:p>
    <w:p w14:paraId="3ED62F12" w14:textId="17E6A509" w:rsidR="00E80BDB" w:rsidRPr="00B46F8F" w:rsidRDefault="00C22D88" w:rsidP="00E80BDB">
      <w:pPr>
        <w:pStyle w:val="Prrafodelista"/>
        <w:ind w:left="927"/>
        <w:rPr>
          <w:rFonts w:eastAsiaTheme="minorEastAsia" w:cs="Arial"/>
          <w:b/>
          <w:szCs w:val="24"/>
        </w:rPr>
      </w:pPr>
      <w:r w:rsidRPr="00B46F8F">
        <w:rPr>
          <w:rFonts w:cs="Arial"/>
          <w:b/>
          <w:szCs w:val="24"/>
        </w:rPr>
        <w:t>NOT</w:t>
      </w:r>
      <w:r w:rsidR="00E80BDB" w:rsidRPr="00B46F8F">
        <w:rPr>
          <w:rFonts w:cs="Arial"/>
          <w:b/>
          <w:szCs w:val="24"/>
        </w:rPr>
        <w:t xml:space="preserve">: </w:t>
      </w:r>
    </w:p>
    <w:p w14:paraId="06560C96" w14:textId="72503DE2" w:rsidR="006C7C29" w:rsidRPr="00207A82" w:rsidRDefault="00046C22" w:rsidP="00B46F8F">
      <w:pPr>
        <w:pStyle w:val="Prrafodelista"/>
        <w:numPr>
          <w:ilvl w:val="0"/>
          <w:numId w:val="13"/>
        </w:numPr>
        <w:ind w:left="2628"/>
        <w:rPr>
          <w:rStyle w:val="CdigoHTML"/>
          <w:rFonts w:eastAsiaTheme="minorEastAsia" w:cs="Arial"/>
          <w:sz w:val="24"/>
          <w:szCs w:val="24"/>
        </w:rPr>
      </w:pPr>
      <m:oMath>
        <m:r>
          <m:rPr>
            <m:sty m:val="b"/>
          </m:rPr>
          <w:rPr>
            <w:rStyle w:val="CdigoHTML"/>
            <w:rFonts w:ascii="Cambria Math" w:eastAsiaTheme="minorHAnsi" w:hAnsi="Cambria Math" w:cs="Arial"/>
            <w:sz w:val="24"/>
            <w:szCs w:val="24"/>
          </w:rPr>
          <m:t>NOT</m:t>
        </m:r>
        <m:r>
          <m:rPr>
            <m:sty m:val="p"/>
          </m:rPr>
          <w:rPr>
            <w:rStyle w:val="CdigoHTML"/>
            <w:rFonts w:ascii="Cambria Math" w:eastAsiaTheme="minorHAnsi" w:hAnsi="Cambria Math" w:cs="Arial"/>
            <w:sz w:val="24"/>
            <w:szCs w:val="24"/>
          </w:rPr>
          <m:t xml:space="preserve"> TRUE = FALSE </m:t>
        </m:r>
      </m:oMath>
    </w:p>
    <w:p w14:paraId="325856AF" w14:textId="4D123F1C" w:rsidR="006C7C29" w:rsidRPr="00207A82" w:rsidRDefault="00046C22" w:rsidP="00B46F8F">
      <w:pPr>
        <w:pStyle w:val="Prrafodelista"/>
        <w:numPr>
          <w:ilvl w:val="0"/>
          <w:numId w:val="13"/>
        </w:numPr>
        <w:ind w:left="2628"/>
        <w:rPr>
          <w:rStyle w:val="CdigoHTML"/>
          <w:rFonts w:eastAsiaTheme="minorEastAsia" w:cs="Arial"/>
          <w:sz w:val="24"/>
          <w:szCs w:val="24"/>
        </w:rPr>
      </w:pPr>
      <m:oMath>
        <m:r>
          <m:rPr>
            <m:sty m:val="b"/>
          </m:rPr>
          <w:rPr>
            <w:rStyle w:val="CdigoHTML"/>
            <w:rFonts w:ascii="Cambria Math" w:eastAsiaTheme="minorHAnsi" w:hAnsi="Cambria Math" w:cs="Arial"/>
            <w:sz w:val="24"/>
            <w:szCs w:val="24"/>
          </w:rPr>
          <m:t>NOT</m:t>
        </m:r>
        <m:r>
          <m:rPr>
            <m:sty m:val="p"/>
          </m:rPr>
          <w:rPr>
            <w:rStyle w:val="CdigoHTML"/>
            <w:rFonts w:ascii="Cambria Math" w:eastAsiaTheme="minorHAnsi" w:hAnsi="Cambria Math" w:cs="Arial"/>
            <w:sz w:val="24"/>
            <w:szCs w:val="24"/>
          </w:rPr>
          <m:t xml:space="preserve"> FALSE = TRUE </m:t>
        </m:r>
      </m:oMath>
    </w:p>
    <w:p w14:paraId="3C8B1D1B" w14:textId="397D9B71" w:rsidR="00166B25" w:rsidRPr="00207A82" w:rsidRDefault="00046C22" w:rsidP="00046C22">
      <w:pPr>
        <w:pStyle w:val="Prrafodelista"/>
        <w:numPr>
          <w:ilvl w:val="0"/>
          <w:numId w:val="13"/>
        </w:numPr>
        <w:ind w:left="2628"/>
        <w:rPr>
          <w:rStyle w:val="CdigoHTML"/>
          <w:rFonts w:ascii="Arial" w:eastAsiaTheme="minorHAnsi" w:hAnsi="Arial" w:cstheme="minorBidi"/>
          <w:sz w:val="24"/>
          <w:szCs w:val="24"/>
        </w:rPr>
      </w:pPr>
      <m:oMath>
        <m:r>
          <m:rPr>
            <m:sty m:val="b"/>
          </m:rPr>
          <w:rPr>
            <w:rStyle w:val="CdigoHTML"/>
            <w:rFonts w:ascii="Cambria Math" w:eastAsiaTheme="minorHAnsi" w:hAnsi="Cambria Math" w:cs="Arial"/>
            <w:sz w:val="24"/>
            <w:szCs w:val="24"/>
          </w:rPr>
          <m:t>NOT</m:t>
        </m:r>
        <m:r>
          <m:rPr>
            <m:sty m:val="p"/>
          </m:rPr>
          <w:rPr>
            <w:rStyle w:val="CdigoHTML"/>
            <w:rFonts w:ascii="Cambria Math" w:eastAsiaTheme="minorHAnsi" w:hAnsi="Cambria Math" w:cs="Arial"/>
            <w:sz w:val="24"/>
            <w:szCs w:val="24"/>
          </w:rPr>
          <m:t xml:space="preserve"> NULL= UNKNOWN</m:t>
        </m:r>
      </m:oMath>
    </w:p>
    <w:p w14:paraId="72527A21" w14:textId="77777777" w:rsidR="00207A82" w:rsidRPr="00207A82" w:rsidRDefault="00207A82" w:rsidP="00207A82">
      <w:pPr>
        <w:ind w:left="360" w:firstLine="0"/>
        <w:rPr>
          <w:sz w:val="12"/>
          <w:szCs w:val="12"/>
        </w:rPr>
      </w:pPr>
    </w:p>
    <w:p w14:paraId="054AA7BA" w14:textId="77777777" w:rsidR="002F1CF8" w:rsidRDefault="002F1CF8" w:rsidP="002F1CF8">
      <w:pPr>
        <w:pStyle w:val="Prrafodelista"/>
        <w:numPr>
          <w:ilvl w:val="0"/>
          <w:numId w:val="5"/>
        </w:numPr>
        <w:rPr>
          <w:b/>
        </w:rPr>
      </w:pPr>
      <w:r w:rsidRPr="000964A6">
        <w:rPr>
          <w:b/>
        </w:rPr>
        <w:t>JUNTA</w:t>
      </w:r>
    </w:p>
    <w:p w14:paraId="1C1135E2" w14:textId="77777777" w:rsidR="002F1CF8" w:rsidRPr="000964A6" w:rsidRDefault="002F1CF8" w:rsidP="002F1CF8">
      <w:pPr>
        <w:pStyle w:val="Prrafodelista"/>
        <w:numPr>
          <w:ilvl w:val="0"/>
          <w:numId w:val="15"/>
        </w:numPr>
        <w:ind w:left="927"/>
        <w:rPr>
          <w:b/>
        </w:rPr>
      </w:pPr>
      <w:r>
        <w:t>¿Cuáles son las diferencias entre junta interna y externa?</w:t>
      </w:r>
    </w:p>
    <w:p w14:paraId="5B4CD220" w14:textId="06EA18BF" w:rsidR="002F1CF8" w:rsidRDefault="002F1CF8" w:rsidP="00274929">
      <w:pPr>
        <w:ind w:left="927" w:firstLine="0"/>
      </w:pPr>
      <w:r w:rsidRPr="00274929">
        <w:t xml:space="preserve">Las juntas </w:t>
      </w:r>
      <w:r w:rsidRPr="00207A82">
        <w:rPr>
          <w:b/>
        </w:rPr>
        <w:t>(</w:t>
      </w:r>
      <w:r w:rsidR="00207A82" w:rsidRPr="00207A82">
        <w:rPr>
          <w:b/>
          <w:bCs/>
        </w:rPr>
        <w:t>JOIN</w:t>
      </w:r>
      <w:r w:rsidR="006E7215">
        <w:rPr>
          <w:b/>
          <w:bCs/>
        </w:rPr>
        <w:t>S</w:t>
      </w:r>
      <w:r w:rsidRPr="00207A82">
        <w:rPr>
          <w:b/>
        </w:rPr>
        <w:t>)</w:t>
      </w:r>
      <w:r w:rsidRPr="00274929">
        <w:t xml:space="preserve"> en SQL son operaciones que permiten combinar filas de dos o más tablas basándose en una condición de coincidencia común. Se utilizan para extraer datos que se encuentran distribuidos en diferentes tablas de una manera relacionada. Los tipos principales de juntas incluyen la </w:t>
      </w:r>
      <w:r w:rsidRPr="009B0FA2">
        <w:rPr>
          <w:b/>
        </w:rPr>
        <w:t>INNER JOIN</w:t>
      </w:r>
      <w:r w:rsidRPr="00274929">
        <w:t xml:space="preserve"> (junta interna)</w:t>
      </w:r>
      <w:r w:rsidR="002C3191">
        <w:t xml:space="preserve"> y</w:t>
      </w:r>
      <w:r w:rsidRPr="00274929">
        <w:t xml:space="preserve"> </w:t>
      </w:r>
      <w:r w:rsidRPr="009B0FA2">
        <w:rPr>
          <w:b/>
        </w:rPr>
        <w:t>OUTER JOIN</w:t>
      </w:r>
      <w:r w:rsidRPr="00274929">
        <w:t xml:space="preserve"> (junta externa), </w:t>
      </w:r>
      <w:r w:rsidR="00DA1A0B" w:rsidRPr="00274929">
        <w:t>cuyas diferencias se describen en la siguiente tabla:</w:t>
      </w:r>
    </w:p>
    <w:p w14:paraId="67AD60A6" w14:textId="77777777" w:rsidR="009B0FA2" w:rsidRPr="007679F8" w:rsidRDefault="009B0FA2" w:rsidP="00274929">
      <w:pPr>
        <w:ind w:left="927" w:firstLine="0"/>
        <w:rPr>
          <w:sz w:val="12"/>
          <w:szCs w:val="12"/>
        </w:rPr>
      </w:pPr>
    </w:p>
    <w:tbl>
      <w:tblPr>
        <w:tblStyle w:val="Tablaconcuadrcula"/>
        <w:tblW w:w="8441" w:type="dxa"/>
        <w:tblInd w:w="902" w:type="dxa"/>
        <w:tblLook w:val="04A0" w:firstRow="1" w:lastRow="0" w:firstColumn="1" w:lastColumn="0" w:noHBand="0" w:noVBand="1"/>
      </w:tblPr>
      <w:tblGrid>
        <w:gridCol w:w="1844"/>
        <w:gridCol w:w="3203"/>
        <w:gridCol w:w="3394"/>
      </w:tblGrid>
      <w:tr w:rsidR="009B0FA2" w:rsidRPr="00274929" w14:paraId="1C798885" w14:textId="77777777" w:rsidTr="00F87378">
        <w:tc>
          <w:tcPr>
            <w:tcW w:w="1844" w:type="dxa"/>
            <w:shd w:val="clear" w:color="auto" w:fill="BFBFBF" w:themeFill="background1" w:themeFillShade="BF"/>
            <w:vAlign w:val="center"/>
            <w:hideMark/>
          </w:tcPr>
          <w:p w14:paraId="340E6C78" w14:textId="77777777" w:rsidR="00274929" w:rsidRPr="009B0FA2" w:rsidRDefault="00274929" w:rsidP="009B0FA2">
            <w:pPr>
              <w:spacing w:line="240" w:lineRule="auto"/>
              <w:ind w:firstLine="0"/>
              <w:jc w:val="center"/>
              <w:rPr>
                <w:b/>
              </w:rPr>
            </w:pPr>
            <w:r w:rsidRPr="009B0FA2">
              <w:rPr>
                <w:b/>
              </w:rPr>
              <w:t>Característica</w:t>
            </w:r>
          </w:p>
        </w:tc>
        <w:tc>
          <w:tcPr>
            <w:tcW w:w="3203" w:type="dxa"/>
            <w:shd w:val="clear" w:color="auto" w:fill="BFBFBF" w:themeFill="background1" w:themeFillShade="BF"/>
            <w:vAlign w:val="center"/>
            <w:hideMark/>
          </w:tcPr>
          <w:p w14:paraId="286400A7" w14:textId="2A2E7AE0" w:rsidR="00274929" w:rsidRPr="009B0FA2" w:rsidRDefault="002C3191" w:rsidP="009B0FA2">
            <w:pPr>
              <w:spacing w:line="240" w:lineRule="auto"/>
              <w:ind w:firstLine="0"/>
              <w:jc w:val="center"/>
              <w:rPr>
                <w:b/>
              </w:rPr>
            </w:pPr>
            <w:r w:rsidRPr="009B0FA2">
              <w:rPr>
                <w:b/>
              </w:rPr>
              <w:t>INNER JOIN</w:t>
            </w:r>
          </w:p>
        </w:tc>
        <w:tc>
          <w:tcPr>
            <w:tcW w:w="3394" w:type="dxa"/>
            <w:shd w:val="clear" w:color="auto" w:fill="BFBFBF" w:themeFill="background1" w:themeFillShade="BF"/>
            <w:vAlign w:val="center"/>
            <w:hideMark/>
          </w:tcPr>
          <w:p w14:paraId="1F79BDF8" w14:textId="4E2C84B9" w:rsidR="00274929" w:rsidRPr="009B0FA2" w:rsidRDefault="002C3191" w:rsidP="009B0FA2">
            <w:pPr>
              <w:spacing w:line="240" w:lineRule="auto"/>
              <w:ind w:firstLine="0"/>
              <w:jc w:val="center"/>
              <w:rPr>
                <w:b/>
              </w:rPr>
            </w:pPr>
            <w:r w:rsidRPr="009B0FA2">
              <w:rPr>
                <w:b/>
              </w:rPr>
              <w:t>OUTER JOIN</w:t>
            </w:r>
          </w:p>
        </w:tc>
      </w:tr>
      <w:tr w:rsidR="009B0FA2" w:rsidRPr="00274929" w14:paraId="3C48A95C" w14:textId="77777777" w:rsidTr="00F87378">
        <w:tc>
          <w:tcPr>
            <w:tcW w:w="1844" w:type="dxa"/>
            <w:shd w:val="clear" w:color="auto" w:fill="BFBFBF" w:themeFill="background1" w:themeFillShade="BF"/>
            <w:vAlign w:val="center"/>
            <w:hideMark/>
          </w:tcPr>
          <w:p w14:paraId="7D771D58" w14:textId="77777777" w:rsidR="00274929" w:rsidRPr="009B0FA2" w:rsidRDefault="00274929" w:rsidP="009B0FA2">
            <w:pPr>
              <w:spacing w:line="240" w:lineRule="auto"/>
              <w:ind w:firstLine="0"/>
              <w:jc w:val="left"/>
              <w:rPr>
                <w:b/>
              </w:rPr>
            </w:pPr>
            <w:r w:rsidRPr="009B0FA2">
              <w:rPr>
                <w:b/>
              </w:rPr>
              <w:t>Coincidencias</w:t>
            </w:r>
          </w:p>
        </w:tc>
        <w:tc>
          <w:tcPr>
            <w:tcW w:w="3203" w:type="dxa"/>
            <w:vAlign w:val="center"/>
            <w:hideMark/>
          </w:tcPr>
          <w:p w14:paraId="5DADC0AA" w14:textId="77777777" w:rsidR="00274929" w:rsidRPr="00274929" w:rsidRDefault="00274929" w:rsidP="009B0FA2">
            <w:pPr>
              <w:spacing w:line="240" w:lineRule="auto"/>
              <w:ind w:firstLine="0"/>
              <w:jc w:val="left"/>
            </w:pPr>
            <w:r w:rsidRPr="00274929">
              <w:t>Solo devuelve filas cuando hay al menos una coincidencia en ambas tablas.</w:t>
            </w:r>
          </w:p>
        </w:tc>
        <w:tc>
          <w:tcPr>
            <w:tcW w:w="3394" w:type="dxa"/>
            <w:vAlign w:val="center"/>
            <w:hideMark/>
          </w:tcPr>
          <w:p w14:paraId="6DC511CC" w14:textId="77777777" w:rsidR="00274929" w:rsidRPr="00274929" w:rsidRDefault="00274929" w:rsidP="009B0FA2">
            <w:pPr>
              <w:spacing w:line="240" w:lineRule="auto"/>
              <w:ind w:firstLine="0"/>
              <w:jc w:val="left"/>
            </w:pPr>
            <w:r w:rsidRPr="00274929">
              <w:t>Devuelve todas las filas de una o ambas tablas, coincidan o no.</w:t>
            </w:r>
          </w:p>
        </w:tc>
      </w:tr>
      <w:tr w:rsidR="009B0FA2" w:rsidRPr="00274929" w14:paraId="1F33D061" w14:textId="77777777" w:rsidTr="00F87378">
        <w:tc>
          <w:tcPr>
            <w:tcW w:w="1844" w:type="dxa"/>
            <w:shd w:val="clear" w:color="auto" w:fill="BFBFBF" w:themeFill="background1" w:themeFillShade="BF"/>
            <w:vAlign w:val="center"/>
            <w:hideMark/>
          </w:tcPr>
          <w:p w14:paraId="4A95F7C7" w14:textId="77777777" w:rsidR="00274929" w:rsidRPr="009B0FA2" w:rsidRDefault="00274929" w:rsidP="009B0FA2">
            <w:pPr>
              <w:spacing w:line="240" w:lineRule="auto"/>
              <w:ind w:firstLine="0"/>
              <w:jc w:val="left"/>
              <w:rPr>
                <w:b/>
              </w:rPr>
            </w:pPr>
            <w:r w:rsidRPr="009B0FA2">
              <w:rPr>
                <w:b/>
              </w:rPr>
              <w:t>Resultados</w:t>
            </w:r>
          </w:p>
        </w:tc>
        <w:tc>
          <w:tcPr>
            <w:tcW w:w="3203" w:type="dxa"/>
            <w:vAlign w:val="center"/>
            <w:hideMark/>
          </w:tcPr>
          <w:p w14:paraId="764F6076" w14:textId="77777777" w:rsidR="00274929" w:rsidRPr="00274929" w:rsidRDefault="00274929" w:rsidP="009B0FA2">
            <w:pPr>
              <w:spacing w:line="240" w:lineRule="auto"/>
              <w:ind w:firstLine="0"/>
              <w:jc w:val="left"/>
            </w:pPr>
            <w:r w:rsidRPr="00274929">
              <w:t>Si no hay coincidencia, la fila no se incluye en el resultado.</w:t>
            </w:r>
          </w:p>
        </w:tc>
        <w:tc>
          <w:tcPr>
            <w:tcW w:w="3394" w:type="dxa"/>
            <w:vAlign w:val="center"/>
            <w:hideMark/>
          </w:tcPr>
          <w:p w14:paraId="5E348088" w14:textId="77777777" w:rsidR="00274929" w:rsidRPr="00274929" w:rsidRDefault="00274929" w:rsidP="009B0FA2">
            <w:pPr>
              <w:spacing w:line="240" w:lineRule="auto"/>
              <w:ind w:firstLine="0"/>
              <w:jc w:val="left"/>
            </w:pPr>
            <w:r w:rsidRPr="00274929">
              <w:t xml:space="preserve">Incluye filas sin coincidencia, marcando con </w:t>
            </w:r>
            <w:r w:rsidRPr="009B0FA2">
              <w:rPr>
                <w:b/>
              </w:rPr>
              <w:t>NULL</w:t>
            </w:r>
            <w:r w:rsidRPr="00274929">
              <w:t xml:space="preserve"> los valores faltantes en las columnas de la tabla sin coincidencias.</w:t>
            </w:r>
          </w:p>
        </w:tc>
      </w:tr>
      <w:tr w:rsidR="009B0FA2" w:rsidRPr="006F5CB9" w14:paraId="2673C457" w14:textId="77777777" w:rsidTr="00F87378">
        <w:tc>
          <w:tcPr>
            <w:tcW w:w="1844" w:type="dxa"/>
            <w:shd w:val="clear" w:color="auto" w:fill="BFBFBF" w:themeFill="background1" w:themeFillShade="BF"/>
            <w:vAlign w:val="center"/>
            <w:hideMark/>
          </w:tcPr>
          <w:p w14:paraId="21CDCD17" w14:textId="77777777" w:rsidR="00274929" w:rsidRPr="009B0FA2" w:rsidRDefault="00274929" w:rsidP="009B0FA2">
            <w:pPr>
              <w:spacing w:line="240" w:lineRule="auto"/>
              <w:ind w:firstLine="0"/>
              <w:jc w:val="left"/>
              <w:rPr>
                <w:b/>
              </w:rPr>
            </w:pPr>
            <w:r w:rsidRPr="009B0FA2">
              <w:rPr>
                <w:b/>
              </w:rPr>
              <w:lastRenderedPageBreak/>
              <w:t>Tipos</w:t>
            </w:r>
          </w:p>
        </w:tc>
        <w:tc>
          <w:tcPr>
            <w:tcW w:w="3203" w:type="dxa"/>
            <w:vAlign w:val="center"/>
            <w:hideMark/>
          </w:tcPr>
          <w:p w14:paraId="6F41B981" w14:textId="77777777" w:rsidR="00274929" w:rsidRPr="00274929" w:rsidRDefault="00274929" w:rsidP="009B0FA2">
            <w:pPr>
              <w:spacing w:line="240" w:lineRule="auto"/>
              <w:ind w:firstLine="0"/>
              <w:jc w:val="left"/>
            </w:pPr>
            <w:r w:rsidRPr="00274929">
              <w:t>Solo hay un tipo.</w:t>
            </w:r>
          </w:p>
        </w:tc>
        <w:tc>
          <w:tcPr>
            <w:tcW w:w="3394" w:type="dxa"/>
            <w:vAlign w:val="center"/>
            <w:hideMark/>
          </w:tcPr>
          <w:p w14:paraId="47767503" w14:textId="7551366C" w:rsidR="00274929" w:rsidRPr="008D23E9" w:rsidRDefault="00274929" w:rsidP="009B0FA2">
            <w:pPr>
              <w:spacing w:line="240" w:lineRule="auto"/>
              <w:ind w:firstLine="0"/>
              <w:jc w:val="left"/>
              <w:rPr>
                <w:lang w:val="en-US"/>
              </w:rPr>
            </w:pPr>
            <w:r w:rsidRPr="00B841F6">
              <w:rPr>
                <w:lang w:val="en-US"/>
              </w:rPr>
              <w:t xml:space="preserve">Incluye </w:t>
            </w:r>
            <w:r w:rsidR="009B0FA2" w:rsidRPr="00B841F6">
              <w:rPr>
                <w:b/>
                <w:lang w:val="en-US"/>
              </w:rPr>
              <w:t>LEFT OUTER JOIN</w:t>
            </w:r>
            <w:r w:rsidR="009B0FA2" w:rsidRPr="00B841F6">
              <w:rPr>
                <w:lang w:val="en-US"/>
              </w:rPr>
              <w:t xml:space="preserve">, </w:t>
            </w:r>
            <w:r w:rsidR="009B0FA2" w:rsidRPr="00B841F6">
              <w:rPr>
                <w:b/>
                <w:lang w:val="en-US"/>
              </w:rPr>
              <w:t>RIGHT OUTER JOIN</w:t>
            </w:r>
            <w:r w:rsidR="009B0FA2" w:rsidRPr="00B841F6">
              <w:rPr>
                <w:lang w:val="en-US"/>
              </w:rPr>
              <w:t xml:space="preserve"> y </w:t>
            </w:r>
            <w:r w:rsidR="009B0FA2" w:rsidRPr="00B841F6">
              <w:rPr>
                <w:b/>
                <w:lang w:val="en-US"/>
              </w:rPr>
              <w:t>FULL OUTER JOIN</w:t>
            </w:r>
            <w:r w:rsidR="009B0FA2" w:rsidRPr="00B841F6">
              <w:rPr>
                <w:lang w:val="en-US"/>
              </w:rPr>
              <w:t>.</w:t>
            </w:r>
          </w:p>
        </w:tc>
      </w:tr>
      <w:tr w:rsidR="009B0FA2" w:rsidRPr="00274929" w14:paraId="510E80C5" w14:textId="77777777" w:rsidTr="00F87378">
        <w:tc>
          <w:tcPr>
            <w:tcW w:w="1844" w:type="dxa"/>
            <w:shd w:val="clear" w:color="auto" w:fill="BFBFBF" w:themeFill="background1" w:themeFillShade="BF"/>
            <w:vAlign w:val="center"/>
            <w:hideMark/>
          </w:tcPr>
          <w:p w14:paraId="424005B0" w14:textId="77777777" w:rsidR="00274929" w:rsidRPr="009B0FA2" w:rsidRDefault="00274929" w:rsidP="009B0FA2">
            <w:pPr>
              <w:spacing w:line="240" w:lineRule="auto"/>
              <w:ind w:firstLine="0"/>
              <w:jc w:val="left"/>
              <w:rPr>
                <w:b/>
              </w:rPr>
            </w:pPr>
            <w:r w:rsidRPr="009B0FA2">
              <w:rPr>
                <w:b/>
              </w:rPr>
              <w:t>Uso</w:t>
            </w:r>
          </w:p>
        </w:tc>
        <w:tc>
          <w:tcPr>
            <w:tcW w:w="3203" w:type="dxa"/>
            <w:vAlign w:val="center"/>
            <w:hideMark/>
          </w:tcPr>
          <w:p w14:paraId="2D2700BD" w14:textId="77777777" w:rsidR="00274929" w:rsidRPr="00274929" w:rsidRDefault="00274929" w:rsidP="009B0FA2">
            <w:pPr>
              <w:spacing w:line="240" w:lineRule="auto"/>
              <w:ind w:firstLine="0"/>
              <w:jc w:val="left"/>
            </w:pPr>
            <w:r w:rsidRPr="00274929">
              <w:t>Útil cuando el interés está en las filas que tienen</w:t>
            </w:r>
            <w:r w:rsidR="009B0FA2">
              <w:t xml:space="preserve"> </w:t>
            </w:r>
            <w:r w:rsidRPr="00274929">
              <w:t>correspondencia entre tablas.</w:t>
            </w:r>
          </w:p>
        </w:tc>
        <w:tc>
          <w:tcPr>
            <w:tcW w:w="3394" w:type="dxa"/>
            <w:vAlign w:val="center"/>
            <w:hideMark/>
          </w:tcPr>
          <w:p w14:paraId="4C54174B" w14:textId="77777777" w:rsidR="00274929" w:rsidRPr="00274929" w:rsidRDefault="00274929" w:rsidP="009B0FA2">
            <w:pPr>
              <w:spacing w:line="240" w:lineRule="auto"/>
              <w:ind w:firstLine="0"/>
              <w:jc w:val="left"/>
            </w:pPr>
            <w:r w:rsidRPr="00274929">
              <w:t xml:space="preserve">Útil para mantener todas las filas de una o ambas tablas, mostrando las relaciones donde existen y marcando con </w:t>
            </w:r>
            <w:r w:rsidRPr="009B0FA2">
              <w:rPr>
                <w:b/>
              </w:rPr>
              <w:t>NULL</w:t>
            </w:r>
            <w:r w:rsidRPr="00274929">
              <w:t xml:space="preserve"> donde no.</w:t>
            </w:r>
          </w:p>
        </w:tc>
      </w:tr>
      <w:tr w:rsidR="009B0FA2" w:rsidRPr="00274929" w14:paraId="0DEB30FC" w14:textId="77777777" w:rsidTr="00F87378">
        <w:tc>
          <w:tcPr>
            <w:tcW w:w="1844" w:type="dxa"/>
            <w:shd w:val="clear" w:color="auto" w:fill="BFBFBF" w:themeFill="background1" w:themeFillShade="BF"/>
            <w:vAlign w:val="center"/>
            <w:hideMark/>
          </w:tcPr>
          <w:p w14:paraId="346EEE51" w14:textId="77777777" w:rsidR="00274929" w:rsidRPr="009B0FA2" w:rsidRDefault="00274929" w:rsidP="009B0FA2">
            <w:pPr>
              <w:spacing w:line="240" w:lineRule="auto"/>
              <w:ind w:firstLine="0"/>
              <w:jc w:val="left"/>
              <w:rPr>
                <w:b/>
              </w:rPr>
            </w:pPr>
            <w:r w:rsidRPr="009B0FA2">
              <w:rPr>
                <w:b/>
              </w:rPr>
              <w:t>Filas con NULL</w:t>
            </w:r>
          </w:p>
        </w:tc>
        <w:tc>
          <w:tcPr>
            <w:tcW w:w="3203" w:type="dxa"/>
            <w:vAlign w:val="center"/>
            <w:hideMark/>
          </w:tcPr>
          <w:p w14:paraId="1EB970B8" w14:textId="77777777" w:rsidR="00274929" w:rsidRPr="00274929" w:rsidRDefault="00274929" w:rsidP="009B0FA2">
            <w:pPr>
              <w:spacing w:line="240" w:lineRule="auto"/>
              <w:ind w:firstLine="0"/>
              <w:jc w:val="left"/>
            </w:pPr>
            <w:r w:rsidRPr="00274929">
              <w:t xml:space="preserve">No incluye filas con </w:t>
            </w:r>
            <w:r w:rsidRPr="009B0FA2">
              <w:rPr>
                <w:b/>
              </w:rPr>
              <w:t>NULL</w:t>
            </w:r>
            <w:r w:rsidRPr="00274929">
              <w:t xml:space="preserve"> a menos que la coincidencia incluya valores </w:t>
            </w:r>
            <w:r w:rsidRPr="009B0FA2">
              <w:rPr>
                <w:b/>
              </w:rPr>
              <w:t>NULL</w:t>
            </w:r>
            <w:r w:rsidRPr="00274929">
              <w:t xml:space="preserve"> que satisfagan la condición de unión.</w:t>
            </w:r>
          </w:p>
        </w:tc>
        <w:tc>
          <w:tcPr>
            <w:tcW w:w="3394" w:type="dxa"/>
            <w:vAlign w:val="center"/>
            <w:hideMark/>
          </w:tcPr>
          <w:p w14:paraId="4B260DC6" w14:textId="77777777" w:rsidR="00274929" w:rsidRPr="00274929" w:rsidRDefault="00274929" w:rsidP="009B0FA2">
            <w:pPr>
              <w:spacing w:line="240" w:lineRule="auto"/>
              <w:ind w:firstLine="0"/>
              <w:jc w:val="left"/>
            </w:pPr>
            <w:r w:rsidRPr="00274929">
              <w:t xml:space="preserve">Puede incluir filas con </w:t>
            </w:r>
            <w:r w:rsidRPr="009B0FA2">
              <w:rPr>
                <w:b/>
              </w:rPr>
              <w:t>NULL</w:t>
            </w:r>
            <w:r w:rsidRPr="00274929">
              <w:t xml:space="preserve"> en las columnas de la tabla sin coincidencias.</w:t>
            </w:r>
          </w:p>
        </w:tc>
      </w:tr>
    </w:tbl>
    <w:p w14:paraId="509789A2" w14:textId="77777777" w:rsidR="00BC376A" w:rsidRDefault="009B0FA2" w:rsidP="00274929">
      <w:pPr>
        <w:ind w:left="927" w:firstLine="0"/>
      </w:pPr>
      <w:r>
        <w:tab/>
      </w:r>
    </w:p>
    <w:p w14:paraId="2D260A37" w14:textId="76416674" w:rsidR="002F1CF8" w:rsidRPr="007679F8" w:rsidRDefault="002F1CF8" w:rsidP="009B0FA2">
      <w:pPr>
        <w:ind w:firstLine="0"/>
        <w:rPr>
          <w:sz w:val="12"/>
          <w:szCs w:val="12"/>
        </w:rPr>
      </w:pPr>
    </w:p>
    <w:p w14:paraId="2762ABBC" w14:textId="77777777" w:rsidR="002F1CF8" w:rsidRPr="000964A6" w:rsidRDefault="002F1CF8" w:rsidP="002F1CF8">
      <w:pPr>
        <w:pStyle w:val="Prrafodelista"/>
        <w:numPr>
          <w:ilvl w:val="0"/>
          <w:numId w:val="15"/>
        </w:numPr>
        <w:ind w:left="927"/>
        <w:rPr>
          <w:b/>
        </w:rPr>
      </w:pPr>
      <w:r>
        <w:t xml:space="preserve">¿Qué opciones se tienen para la junta interna? </w:t>
      </w:r>
    </w:p>
    <w:p w14:paraId="0F631747" w14:textId="2B7B2358" w:rsidR="002F1CF8" w:rsidRPr="00AE6544" w:rsidRDefault="009B0FA2" w:rsidP="002F1CF8">
      <w:pPr>
        <w:pStyle w:val="Prrafodelista"/>
        <w:ind w:left="927" w:firstLine="0"/>
        <w:rPr>
          <w:rFonts w:cs="Arial"/>
          <w:color w:val="0D0D0D"/>
          <w:shd w:val="clear" w:color="auto" w:fill="FFFFFF"/>
        </w:rPr>
      </w:pPr>
      <w:r w:rsidRPr="00AE6544">
        <w:rPr>
          <w:rFonts w:cs="Arial"/>
          <w:color w:val="0D0D0D"/>
          <w:shd w:val="clear" w:color="auto" w:fill="FFFFFF"/>
        </w:rPr>
        <w:t xml:space="preserve">Para realizar una junta interna </w:t>
      </w:r>
      <w:r w:rsidRPr="00AE6544">
        <w:rPr>
          <w:rFonts w:cs="Arial"/>
          <w:b/>
          <w:color w:val="0D0D0D"/>
          <w:shd w:val="clear" w:color="auto" w:fill="FFFFFF"/>
        </w:rPr>
        <w:t>(INNER JOIN)</w:t>
      </w:r>
      <w:r w:rsidRPr="00AE6544">
        <w:rPr>
          <w:rFonts w:cs="Arial"/>
          <w:color w:val="0D0D0D"/>
          <w:shd w:val="clear" w:color="auto" w:fill="FFFFFF"/>
        </w:rPr>
        <w:t xml:space="preserve"> en SQL, existen varias opciones o sintaxis que se pueden utilizar, dependiendo de la complejidad de la consulta y las preferencias de desarroll</w:t>
      </w:r>
      <w:r w:rsidR="003027D7">
        <w:rPr>
          <w:rFonts w:cs="Arial"/>
          <w:color w:val="0D0D0D"/>
          <w:shd w:val="clear" w:color="auto" w:fill="FFFFFF"/>
        </w:rPr>
        <w:t>o.</w:t>
      </w:r>
      <w:r w:rsidRPr="00AE6544">
        <w:rPr>
          <w:rFonts w:cs="Arial"/>
          <w:color w:val="0D0D0D"/>
          <w:shd w:val="clear" w:color="auto" w:fill="FFFFFF"/>
        </w:rPr>
        <w:t xml:space="preserve"> Algunas de estas opciones inc</w:t>
      </w:r>
      <w:r w:rsidR="007679F8">
        <w:rPr>
          <w:rFonts w:cs="Arial"/>
          <w:color w:val="0D0D0D"/>
          <w:shd w:val="clear" w:color="auto" w:fill="FFFFFF"/>
        </w:rPr>
        <w:t>l</w:t>
      </w:r>
      <w:r w:rsidRPr="00AE6544">
        <w:rPr>
          <w:rFonts w:cs="Arial"/>
          <w:color w:val="0D0D0D"/>
          <w:shd w:val="clear" w:color="auto" w:fill="FFFFFF"/>
        </w:rPr>
        <w:t>uyen:</w:t>
      </w:r>
    </w:p>
    <w:p w14:paraId="7221D7F8" w14:textId="77777777" w:rsidR="0091158D" w:rsidRPr="007679F8" w:rsidRDefault="0091158D" w:rsidP="002F1CF8">
      <w:pPr>
        <w:pStyle w:val="Prrafodelista"/>
        <w:ind w:left="927" w:firstLine="0"/>
        <w:rPr>
          <w:rFonts w:cs="Arial"/>
          <w:color w:val="0D0D0D"/>
          <w:sz w:val="12"/>
          <w:szCs w:val="12"/>
          <w:shd w:val="clear" w:color="auto" w:fill="FFFFFF"/>
        </w:rPr>
      </w:pPr>
    </w:p>
    <w:p w14:paraId="59AE9747" w14:textId="36E0F609" w:rsidR="009B0FA2" w:rsidRPr="009B0FA2" w:rsidRDefault="009B0FA2" w:rsidP="009B0FA2">
      <w:pPr>
        <w:pStyle w:val="Prrafodelista"/>
        <w:numPr>
          <w:ilvl w:val="0"/>
          <w:numId w:val="18"/>
        </w:numPr>
      </w:pPr>
      <w:r w:rsidRPr="0091158D">
        <w:rPr>
          <w:b/>
        </w:rPr>
        <w:t>Sintaxis Explícita de INNER JOIN:</w:t>
      </w:r>
      <w:r>
        <w:t xml:space="preserve"> </w:t>
      </w:r>
      <w:r w:rsidRPr="009B0FA2">
        <w:t>Es la forma más común y recomendada de realizar una junta interna. Utiliza la cláusula INNER JOIN</w:t>
      </w:r>
      <w:r w:rsidR="00AE11C7">
        <w:t>,</w:t>
      </w:r>
      <w:r w:rsidRPr="009B0FA2">
        <w:t xml:space="preserve"> seguida por la condición de unión especificada en la cláusula </w:t>
      </w:r>
      <w:r w:rsidRPr="00AE11C7">
        <w:rPr>
          <w:b/>
        </w:rPr>
        <w:t>ON</w:t>
      </w:r>
      <w:r w:rsidRPr="009B0FA2">
        <w:t>.</w:t>
      </w:r>
    </w:p>
    <w:p w14:paraId="14F38696" w14:textId="22D054F6" w:rsidR="009B0FA2" w:rsidRPr="009B0FA2" w:rsidRDefault="009B0FA2" w:rsidP="009B0FA2">
      <w:pPr>
        <w:pStyle w:val="Prrafodelista"/>
        <w:numPr>
          <w:ilvl w:val="0"/>
          <w:numId w:val="18"/>
        </w:numPr>
      </w:pPr>
      <w:r w:rsidRPr="0091158D">
        <w:rPr>
          <w:b/>
        </w:rPr>
        <w:t xml:space="preserve">Sintaxis Implícita de </w:t>
      </w:r>
      <w:r w:rsidR="0091158D" w:rsidRPr="0091158D">
        <w:rPr>
          <w:b/>
        </w:rPr>
        <w:t>INNER JOIN</w:t>
      </w:r>
      <w:r w:rsidRPr="0091158D">
        <w:rPr>
          <w:b/>
        </w:rPr>
        <w:t>:</w:t>
      </w:r>
      <w:r>
        <w:t xml:space="preserve"> </w:t>
      </w:r>
      <w:r w:rsidRPr="009B0FA2">
        <w:t xml:space="preserve">Antes de la estandarización de la sintaxis de </w:t>
      </w:r>
      <w:r w:rsidRPr="00B11D40">
        <w:rPr>
          <w:b/>
        </w:rPr>
        <w:t>JOIN</w:t>
      </w:r>
      <w:r w:rsidRPr="009B0FA2">
        <w:t xml:space="preserve">, las juntas internas se realizaban colocando la condición de unión en la cláusula </w:t>
      </w:r>
      <w:r w:rsidRPr="00B11D40">
        <w:rPr>
          <w:b/>
        </w:rPr>
        <w:t>WHERE</w:t>
      </w:r>
      <w:r w:rsidRPr="009B0FA2">
        <w:t>. Aunque todavía es soportada por muchos sistemas de gestión de bases de datos, su uso no es recomendado por cuestiones de claridad y mantenibilidad.</w:t>
      </w:r>
    </w:p>
    <w:p w14:paraId="068CA56D" w14:textId="59FB0005" w:rsidR="009B0FA2" w:rsidRPr="009B0FA2" w:rsidRDefault="009B0FA2" w:rsidP="0091158D">
      <w:pPr>
        <w:pStyle w:val="Prrafodelista"/>
        <w:numPr>
          <w:ilvl w:val="0"/>
          <w:numId w:val="18"/>
        </w:numPr>
      </w:pPr>
      <w:r w:rsidRPr="0091158D">
        <w:rPr>
          <w:b/>
        </w:rPr>
        <w:t>Us</w:t>
      </w:r>
      <w:r w:rsidR="00B11D40">
        <w:rPr>
          <w:b/>
        </w:rPr>
        <w:t>o de</w:t>
      </w:r>
      <w:r w:rsidRPr="0091158D">
        <w:rPr>
          <w:b/>
        </w:rPr>
        <w:t xml:space="preserve"> Alias para las Tablas</w:t>
      </w:r>
      <w:r w:rsidR="0091158D" w:rsidRPr="0091158D">
        <w:rPr>
          <w:b/>
        </w:rPr>
        <w:t>:</w:t>
      </w:r>
      <w:r w:rsidR="0091158D">
        <w:t xml:space="preserve"> </w:t>
      </w:r>
      <w:r w:rsidRPr="009B0FA2">
        <w:t xml:space="preserve">Tanto en la sintaxis explícita como en la implícita, es común utilizar alias para las tablas </w:t>
      </w:r>
      <w:r w:rsidR="00B11D40">
        <w:t>con el din de</w:t>
      </w:r>
      <w:r w:rsidRPr="009B0FA2">
        <w:t xml:space="preserve"> simplificar las consultas, especialmente cuando se trabaja con nombres de tablas largos o cuando se realizan múltiples juntas.</w:t>
      </w:r>
    </w:p>
    <w:p w14:paraId="1C346A77" w14:textId="156387DD" w:rsidR="009B0FA2" w:rsidRPr="009B0FA2" w:rsidRDefault="0091158D" w:rsidP="0091158D">
      <w:pPr>
        <w:pStyle w:val="Prrafodelista"/>
        <w:numPr>
          <w:ilvl w:val="0"/>
          <w:numId w:val="18"/>
        </w:numPr>
      </w:pPr>
      <w:r w:rsidRPr="0091158D">
        <w:rPr>
          <w:b/>
        </w:rPr>
        <w:t xml:space="preserve">INNER JOIN </w:t>
      </w:r>
      <w:r w:rsidR="009B0FA2" w:rsidRPr="0091158D">
        <w:rPr>
          <w:b/>
        </w:rPr>
        <w:t>con Múltiples Tablas</w:t>
      </w:r>
      <w:r w:rsidRPr="0091158D">
        <w:rPr>
          <w:b/>
        </w:rPr>
        <w:t>:</w:t>
      </w:r>
      <w:r>
        <w:t xml:space="preserve"> </w:t>
      </w:r>
      <w:r w:rsidR="00207A82">
        <w:t>Es posible</w:t>
      </w:r>
      <w:r w:rsidR="009B0FA2" w:rsidRPr="009B0FA2">
        <w:t xml:space="preserve"> unir más de dos tablas en una sola consulta usando múltiples cláusulas INNER JOIN, cada una con su propia condición de unión.</w:t>
      </w:r>
    </w:p>
    <w:p w14:paraId="2F8B5209" w14:textId="769771DB" w:rsidR="007679F8" w:rsidRDefault="0091158D" w:rsidP="00207A82">
      <w:pPr>
        <w:pStyle w:val="Prrafodelista"/>
        <w:numPr>
          <w:ilvl w:val="0"/>
          <w:numId w:val="18"/>
        </w:numPr>
        <w:rPr>
          <w:rFonts w:cs="Arial"/>
        </w:rPr>
      </w:pPr>
      <w:r w:rsidRPr="0091158D">
        <w:rPr>
          <w:b/>
        </w:rPr>
        <w:lastRenderedPageBreak/>
        <w:t xml:space="preserve">INNER JOIN </w:t>
      </w:r>
      <w:r w:rsidR="009B0FA2" w:rsidRPr="0091158D">
        <w:rPr>
          <w:b/>
        </w:rPr>
        <w:t>con Condiciones Adicionales</w:t>
      </w:r>
      <w:r w:rsidRPr="0091158D">
        <w:rPr>
          <w:b/>
        </w:rPr>
        <w:t>:</w:t>
      </w:r>
      <w:r>
        <w:t xml:space="preserve"> </w:t>
      </w:r>
      <w:r w:rsidR="009B0FA2" w:rsidRPr="009B0FA2">
        <w:t xml:space="preserve">Además de la condición de unión, </w:t>
      </w:r>
      <w:r w:rsidR="00207A82">
        <w:t xml:space="preserve">se </w:t>
      </w:r>
      <w:r w:rsidR="009B0FA2" w:rsidRPr="009B0FA2">
        <w:t xml:space="preserve">puede agregar condiciones adicionales en la cláusula </w:t>
      </w:r>
      <w:r w:rsidR="009B0FA2" w:rsidRPr="00207A82">
        <w:rPr>
          <w:b/>
        </w:rPr>
        <w:t>ON</w:t>
      </w:r>
      <w:r w:rsidR="009B0FA2" w:rsidRPr="009B0FA2">
        <w:t xml:space="preserve"> o en </w:t>
      </w:r>
      <w:r w:rsidR="009B0FA2" w:rsidRPr="0091158D">
        <w:rPr>
          <w:rFonts w:cs="Arial"/>
        </w:rPr>
        <w:t xml:space="preserve">una cláusula </w:t>
      </w:r>
      <w:r w:rsidR="009B0FA2" w:rsidRPr="00207A82">
        <w:rPr>
          <w:rFonts w:cs="Arial"/>
          <w:b/>
        </w:rPr>
        <w:t>WHERE</w:t>
      </w:r>
      <w:r w:rsidR="009B0FA2" w:rsidRPr="0091158D">
        <w:rPr>
          <w:rFonts w:cs="Arial"/>
        </w:rPr>
        <w:t xml:space="preserve"> para filtrar aún más los resultados.</w:t>
      </w:r>
    </w:p>
    <w:p w14:paraId="013D9F2F" w14:textId="77777777" w:rsidR="00207A82" w:rsidRPr="00207A82" w:rsidRDefault="00207A82" w:rsidP="00207A82">
      <w:pPr>
        <w:ind w:firstLine="0"/>
        <w:rPr>
          <w:rFonts w:cs="Arial"/>
          <w:sz w:val="12"/>
          <w:szCs w:val="12"/>
        </w:rPr>
      </w:pPr>
    </w:p>
    <w:p w14:paraId="50520695" w14:textId="0D0FBB26" w:rsidR="002F1CF8" w:rsidRPr="000964A6" w:rsidRDefault="002F1CF8" w:rsidP="002F1CF8">
      <w:pPr>
        <w:pStyle w:val="Prrafodelista"/>
        <w:numPr>
          <w:ilvl w:val="0"/>
          <w:numId w:val="15"/>
        </w:numPr>
        <w:ind w:left="927"/>
        <w:rPr>
          <w:b/>
        </w:rPr>
      </w:pPr>
      <w:r>
        <w:t>¿Qué opciones se tienen para la junta externa?</w:t>
      </w:r>
    </w:p>
    <w:p w14:paraId="75D357C5" w14:textId="24CFC807" w:rsidR="002F1CF8" w:rsidRDefault="0091158D" w:rsidP="0091158D">
      <w:pPr>
        <w:ind w:left="927" w:firstLine="0"/>
        <w:rPr>
          <w:rFonts w:cs="Arial"/>
          <w:color w:val="0D0D0D"/>
          <w:shd w:val="clear" w:color="auto" w:fill="FFFFFF"/>
        </w:rPr>
      </w:pPr>
      <w:r w:rsidRPr="0091158D">
        <w:rPr>
          <w:rFonts w:cs="Arial"/>
          <w:color w:val="0D0D0D"/>
          <w:shd w:val="clear" w:color="auto" w:fill="FFFFFF"/>
        </w:rPr>
        <w:t xml:space="preserve">Para realizar juntas externas </w:t>
      </w:r>
      <w:r w:rsidRPr="0091158D">
        <w:rPr>
          <w:rFonts w:cs="Arial"/>
          <w:b/>
          <w:color w:val="0D0D0D"/>
          <w:shd w:val="clear" w:color="auto" w:fill="FFFFFF"/>
        </w:rPr>
        <w:t xml:space="preserve">(OUTER JOINS) </w:t>
      </w:r>
      <w:r w:rsidRPr="0091158D">
        <w:rPr>
          <w:rFonts w:cs="Arial"/>
          <w:color w:val="0D0D0D"/>
          <w:shd w:val="clear" w:color="auto" w:fill="FFFFFF"/>
        </w:rPr>
        <w:t>en SQL, se tienen principalmente tres opciones, cada una adaptada para incluir filas de una o ambas tablas que no tienen coincidencias directas. Estas opciones son:</w:t>
      </w:r>
    </w:p>
    <w:p w14:paraId="06251926" w14:textId="20221A83" w:rsidR="0091158D" w:rsidRPr="0091158D" w:rsidRDefault="0091158D" w:rsidP="00AE6544">
      <w:pPr>
        <w:pStyle w:val="Ttulo3"/>
        <w:shd w:val="clear" w:color="auto" w:fill="FFFFFF"/>
        <w:rPr>
          <w:lang w:val="es-419"/>
        </w:rPr>
      </w:pPr>
      <w:r w:rsidRPr="0091158D">
        <w:rPr>
          <w:b/>
        </w:rPr>
        <w:t>LEFT OUTER JOIN (Junta Externa Izquierda):</w:t>
      </w:r>
      <w:r>
        <w:t xml:space="preserve"> </w:t>
      </w:r>
      <w:r w:rsidRPr="0091158D">
        <w:t xml:space="preserve">Devuelve todas las filas de la tabla de la izquierda (la primera tabla en la consulta) y las filas coincidentes de la tabla de la derecha. Si no hay coincidencia, los resultados para la tabla de la derecha tendrán </w:t>
      </w:r>
      <w:r>
        <w:rPr>
          <w:b/>
        </w:rPr>
        <w:t>NULL</w:t>
      </w:r>
      <w:r w:rsidRPr="0091158D">
        <w:t>.</w:t>
      </w:r>
    </w:p>
    <w:p w14:paraId="00D51588" w14:textId="39A6CBB9" w:rsidR="0091158D" w:rsidRPr="0091158D" w:rsidRDefault="0091158D" w:rsidP="00AE6544">
      <w:pPr>
        <w:pStyle w:val="Ttulo3"/>
        <w:shd w:val="clear" w:color="auto" w:fill="FFFFFF"/>
        <w:rPr>
          <w:lang w:val="es-419"/>
        </w:rPr>
      </w:pPr>
      <w:r w:rsidRPr="0091158D">
        <w:rPr>
          <w:b/>
        </w:rPr>
        <w:t>RIGHT OUTER JOIN (Junta Externa Derecha):</w:t>
      </w:r>
      <w:r>
        <w:t xml:space="preserve"> </w:t>
      </w:r>
      <w:r w:rsidRPr="0091158D">
        <w:t xml:space="preserve">Devuelve todas las filas de la tabla de la derecha (la segunda tabla en la consulta) y las filas coincidentes de la tabla de la izquierda. Si no hay coincidencia, los resultados para la tabla de la izquierda tendrán </w:t>
      </w:r>
      <w:r>
        <w:rPr>
          <w:b/>
        </w:rPr>
        <w:t>NULL</w:t>
      </w:r>
      <w:r w:rsidRPr="0091158D">
        <w:t>.</w:t>
      </w:r>
    </w:p>
    <w:p w14:paraId="542A03AD" w14:textId="5A94B03E" w:rsidR="0091158D" w:rsidRPr="0091158D" w:rsidRDefault="0091158D" w:rsidP="00AE6544">
      <w:pPr>
        <w:pStyle w:val="Ttulo3"/>
        <w:shd w:val="clear" w:color="auto" w:fill="FFFFFF"/>
        <w:rPr>
          <w:lang w:val="es-419"/>
        </w:rPr>
      </w:pPr>
      <w:r w:rsidRPr="0091158D">
        <w:rPr>
          <w:b/>
        </w:rPr>
        <w:t>FULL OUTER JOIN (Junta Externa Completa):</w:t>
      </w:r>
      <w:r>
        <w:t xml:space="preserve"> </w:t>
      </w:r>
      <w:r w:rsidRPr="0091158D">
        <w:t xml:space="preserve">Combina los resultados de los </w:t>
      </w:r>
      <w:r w:rsidR="006E7215" w:rsidRPr="006E7215">
        <w:rPr>
          <w:b/>
          <w:bCs/>
        </w:rPr>
        <w:t>LEFT</w:t>
      </w:r>
      <w:r w:rsidRPr="0091158D">
        <w:t xml:space="preserve"> y </w:t>
      </w:r>
      <w:r w:rsidR="006E7215" w:rsidRPr="006E7215">
        <w:rPr>
          <w:b/>
          <w:bCs/>
        </w:rPr>
        <w:t>RIGHT OUTER JOINS</w:t>
      </w:r>
      <w:r w:rsidRPr="0091158D">
        <w:t xml:space="preserve">. Devuelve todas las filas cuando hay una coincidencia en una de las tablas. Si no hay coincidencia en una de las tablas, el conjunto de resultados incluirá </w:t>
      </w:r>
      <w:r>
        <w:rPr>
          <w:b/>
        </w:rPr>
        <w:t>NULL</w:t>
      </w:r>
      <w:r w:rsidRPr="0091158D">
        <w:t xml:space="preserve"> en las columnas de la tabla sin coincidencia.</w:t>
      </w:r>
    </w:p>
    <w:p w14:paraId="5E8ECA76" w14:textId="4EC93654" w:rsidR="0091158D" w:rsidRPr="0091158D" w:rsidRDefault="0091158D" w:rsidP="00AE6544">
      <w:pPr>
        <w:pStyle w:val="Ttulo3"/>
        <w:shd w:val="clear" w:color="auto" w:fill="FFFFFF"/>
        <w:rPr>
          <w:b/>
          <w:lang w:val="es-419"/>
        </w:rPr>
      </w:pPr>
      <w:r w:rsidRPr="0091158D">
        <w:rPr>
          <w:b/>
        </w:rPr>
        <w:t>Consideraciones Adicionales:</w:t>
      </w:r>
    </w:p>
    <w:p w14:paraId="26F9EC22" w14:textId="77777777" w:rsidR="0091158D" w:rsidRPr="0091158D" w:rsidRDefault="0091158D" w:rsidP="00AE6544">
      <w:pPr>
        <w:pStyle w:val="NormalWeb"/>
        <w:numPr>
          <w:ilvl w:val="1"/>
          <w:numId w:val="18"/>
        </w:numPr>
        <w:shd w:val="clear" w:color="auto" w:fill="FFFFFF"/>
        <w:spacing w:before="0" w:beforeAutospacing="0" w:after="0" w:afterAutospacing="0" w:line="360" w:lineRule="auto"/>
        <w:jc w:val="both"/>
        <w:rPr>
          <w:rFonts w:ascii="Arial" w:hAnsi="Arial" w:cs="Arial"/>
          <w:color w:val="0D0D0D"/>
        </w:rPr>
      </w:pPr>
      <w:r w:rsidRPr="00BA0E5A">
        <w:rPr>
          <w:rFonts w:ascii="Arial" w:hAnsi="Arial" w:cs="Arial"/>
          <w:b/>
          <w:color w:val="0D0D0D"/>
        </w:rPr>
        <w:t>Uso de Alias:</w:t>
      </w:r>
      <w:r w:rsidRPr="0091158D">
        <w:rPr>
          <w:rFonts w:ascii="Arial" w:hAnsi="Arial" w:cs="Arial"/>
          <w:color w:val="0D0D0D"/>
        </w:rPr>
        <w:t xml:space="preserve"> Al igual que con las juntas internas, es común usar alias para las tablas para hacer la consulta más legible, especialmente cuando se trabaja con nombres de tablas largos o se realiza una junta entre múltiples tablas.</w:t>
      </w:r>
    </w:p>
    <w:p w14:paraId="5CE490F8" w14:textId="463DAE7E" w:rsidR="0091158D" w:rsidRPr="0091158D" w:rsidRDefault="0091158D" w:rsidP="00AE6544">
      <w:pPr>
        <w:pStyle w:val="NormalWeb"/>
        <w:numPr>
          <w:ilvl w:val="1"/>
          <w:numId w:val="18"/>
        </w:numPr>
        <w:shd w:val="clear" w:color="auto" w:fill="FFFFFF"/>
        <w:spacing w:before="0" w:beforeAutospacing="0" w:after="0" w:afterAutospacing="0" w:line="360" w:lineRule="auto"/>
        <w:jc w:val="both"/>
        <w:rPr>
          <w:rFonts w:ascii="Arial" w:hAnsi="Arial" w:cs="Arial"/>
          <w:color w:val="0D0D0D"/>
        </w:rPr>
      </w:pPr>
      <w:r w:rsidRPr="00925A0F">
        <w:rPr>
          <w:rFonts w:ascii="Arial" w:hAnsi="Arial" w:cs="Arial"/>
          <w:b/>
          <w:color w:val="0D0D0D"/>
        </w:rPr>
        <w:t>Condiciones Adicionales:</w:t>
      </w:r>
      <w:r w:rsidRPr="0091158D">
        <w:rPr>
          <w:rFonts w:ascii="Arial" w:hAnsi="Arial" w:cs="Arial"/>
          <w:color w:val="0D0D0D"/>
        </w:rPr>
        <w:t xml:space="preserve"> Puedes incluir condiciones adicionales en la </w:t>
      </w:r>
      <w:r w:rsidRPr="00925A0F">
        <w:rPr>
          <w:rFonts w:ascii="Arial" w:hAnsi="Arial" w:cs="Arial"/>
        </w:rPr>
        <w:t xml:space="preserve">cláusula </w:t>
      </w:r>
      <w:r w:rsidRPr="00925A0F">
        <w:rPr>
          <w:rFonts w:ascii="Arial" w:hAnsi="Arial" w:cs="Arial"/>
          <w:b/>
        </w:rPr>
        <w:t>ON</w:t>
      </w:r>
      <w:r w:rsidRPr="0091158D">
        <w:rPr>
          <w:rFonts w:ascii="Arial" w:hAnsi="Arial" w:cs="Arial"/>
          <w:color w:val="0D0D0D"/>
        </w:rPr>
        <w:t xml:space="preserve"> o mediante una cláusula </w:t>
      </w:r>
      <w:r>
        <w:rPr>
          <w:rFonts w:ascii="Arial" w:hAnsi="Arial" w:cs="Arial"/>
          <w:b/>
          <w:color w:val="0D0D0D"/>
        </w:rPr>
        <w:t xml:space="preserve">WHERE </w:t>
      </w:r>
      <w:r w:rsidRPr="0091158D">
        <w:rPr>
          <w:rFonts w:ascii="Arial" w:hAnsi="Arial" w:cs="Arial"/>
          <w:color w:val="0D0D0D"/>
        </w:rPr>
        <w:t>para filtrar aún más los resultados. Esto es particularmente útil para refinar los resultados de una junta externa.</w:t>
      </w:r>
    </w:p>
    <w:p w14:paraId="52398CE2" w14:textId="29ADB23F" w:rsidR="0091158D" w:rsidRPr="0091158D" w:rsidRDefault="0091158D" w:rsidP="00AE6544">
      <w:pPr>
        <w:pStyle w:val="NormalWeb"/>
        <w:numPr>
          <w:ilvl w:val="1"/>
          <w:numId w:val="18"/>
        </w:numPr>
        <w:shd w:val="clear" w:color="auto" w:fill="FFFFFF"/>
        <w:spacing w:before="0" w:beforeAutospacing="0" w:after="0" w:afterAutospacing="0" w:line="360" w:lineRule="auto"/>
        <w:jc w:val="both"/>
        <w:rPr>
          <w:rFonts w:ascii="Arial" w:hAnsi="Arial" w:cs="Arial"/>
          <w:color w:val="0D0D0D"/>
        </w:rPr>
      </w:pPr>
      <w:r w:rsidRPr="000760B3">
        <w:rPr>
          <w:rFonts w:ascii="Arial" w:hAnsi="Arial" w:cs="Arial"/>
          <w:b/>
        </w:rPr>
        <w:lastRenderedPageBreak/>
        <w:t>Cruce de Tablas (</w:t>
      </w:r>
      <w:r w:rsidRPr="000760B3">
        <w:rPr>
          <w:rFonts w:ascii="Arial" w:hAnsi="Arial" w:cs="Arial"/>
          <w:b/>
          <w:bCs/>
        </w:rPr>
        <w:t>C</w:t>
      </w:r>
      <w:r w:rsidR="000760B3">
        <w:rPr>
          <w:rFonts w:ascii="Arial" w:hAnsi="Arial" w:cs="Arial"/>
          <w:b/>
          <w:bCs/>
        </w:rPr>
        <w:t>ROSS JOIN</w:t>
      </w:r>
      <w:r w:rsidRPr="000760B3">
        <w:rPr>
          <w:rFonts w:ascii="Arial" w:hAnsi="Arial" w:cs="Arial"/>
          <w:b/>
        </w:rPr>
        <w:t>):</w:t>
      </w:r>
      <w:r w:rsidRPr="0091158D">
        <w:rPr>
          <w:rFonts w:ascii="Arial" w:hAnsi="Arial" w:cs="Arial"/>
          <w:color w:val="0D0D0D"/>
        </w:rPr>
        <w:t xml:space="preserve"> Aunque no es una junta externa, el </w:t>
      </w:r>
      <w:r w:rsidR="0076415B" w:rsidRPr="0091158D">
        <w:rPr>
          <w:rFonts w:ascii="Arial" w:hAnsi="Arial" w:cs="Arial"/>
          <w:color w:val="0D0D0D"/>
        </w:rPr>
        <w:t>CROSS JOIN</w:t>
      </w:r>
      <w:r w:rsidRPr="0091158D">
        <w:rPr>
          <w:rFonts w:ascii="Arial" w:hAnsi="Arial" w:cs="Arial"/>
          <w:color w:val="0D0D0D"/>
        </w:rPr>
        <w:t xml:space="preserve"> merece una mención como otra opción de junta en SQL. Realiza un producto cartesiano entre las filas de las tablas participantes, resultando en todas las posibles combinaciones de filas entre las tablas.</w:t>
      </w:r>
    </w:p>
    <w:p w14:paraId="47DB1202" w14:textId="77777777" w:rsidR="0091158D" w:rsidRDefault="0091158D" w:rsidP="002F1CF8">
      <w:pPr>
        <w:ind w:firstLine="0"/>
        <w:rPr>
          <w:b/>
          <w:u w:val="single"/>
        </w:rPr>
      </w:pPr>
    </w:p>
    <w:p w14:paraId="39A6ECFB" w14:textId="41D43370" w:rsidR="004F2B98" w:rsidRDefault="008F2566" w:rsidP="00557271">
      <w:pPr>
        <w:spacing w:after="160" w:line="259" w:lineRule="auto"/>
        <w:ind w:firstLine="0"/>
        <w:jc w:val="left"/>
        <w:rPr>
          <w:b/>
          <w:u w:val="single"/>
        </w:rPr>
      </w:pPr>
      <w:r w:rsidRPr="000B0538">
        <w:rPr>
          <w:b/>
          <w:u w:val="single"/>
        </w:rPr>
        <w:t>Pr</w:t>
      </w:r>
      <w:r>
        <w:rPr>
          <w:b/>
          <w:u w:val="single"/>
        </w:rPr>
        <w:t>á</w:t>
      </w:r>
      <w:r w:rsidRPr="000B0538">
        <w:rPr>
          <w:b/>
          <w:u w:val="single"/>
        </w:rPr>
        <w:t>ctica</w:t>
      </w:r>
    </w:p>
    <w:p w14:paraId="0040E34A" w14:textId="77777777" w:rsidR="002F1CF8" w:rsidRPr="000964A6" w:rsidRDefault="002F1CF8" w:rsidP="00557271">
      <w:pPr>
        <w:pStyle w:val="Prrafodelista"/>
        <w:numPr>
          <w:ilvl w:val="0"/>
          <w:numId w:val="6"/>
        </w:numPr>
      </w:pPr>
      <w:r w:rsidRPr="000964A6">
        <w:t>Realizar los ejercicios propuestos en los siguientes tutoriales.</w:t>
      </w:r>
    </w:p>
    <w:p w14:paraId="1D2A0EA7" w14:textId="1D8FC34F" w:rsidR="007320F1" w:rsidRPr="009808B7" w:rsidRDefault="00D80184" w:rsidP="00557271">
      <w:pPr>
        <w:pStyle w:val="Prrafodelista"/>
        <w:numPr>
          <w:ilvl w:val="0"/>
          <w:numId w:val="20"/>
        </w:numPr>
        <w:ind w:left="927"/>
        <w:rPr>
          <w:b/>
        </w:rPr>
      </w:pPr>
      <w:r>
        <w:rPr>
          <w:b/>
        </w:rPr>
        <w:t>JOIN</w:t>
      </w:r>
      <w:r w:rsidR="007320F1">
        <w:rPr>
          <w:b/>
        </w:rPr>
        <w:t>:</w:t>
      </w:r>
    </w:p>
    <w:p w14:paraId="6585979C" w14:textId="2650696F" w:rsidR="007320F1" w:rsidRPr="007320F1" w:rsidRDefault="0037579A" w:rsidP="00557271">
      <w:pPr>
        <w:ind w:left="1020" w:firstLine="0"/>
        <w:rPr>
          <w:b/>
        </w:rPr>
      </w:pPr>
      <w:r w:rsidRPr="0037579A">
        <w:rPr>
          <w:b/>
          <w:noProof/>
          <w:lang w:val="es-419" w:eastAsia="es-419"/>
        </w:rPr>
        <w:drawing>
          <wp:inline distT="0" distB="0" distL="0" distR="0" wp14:anchorId="75E98ECE" wp14:editId="1F5D864B">
            <wp:extent cx="5292000" cy="1658274"/>
            <wp:effectExtent l="0" t="0" r="4445" b="0"/>
            <wp:docPr id="140679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94050" name=""/>
                    <pic:cNvPicPr/>
                  </pic:nvPicPr>
                  <pic:blipFill>
                    <a:blip r:embed="rId8"/>
                    <a:stretch>
                      <a:fillRect/>
                    </a:stretch>
                  </pic:blipFill>
                  <pic:spPr>
                    <a:xfrm>
                      <a:off x="0" y="0"/>
                      <a:ext cx="5292000" cy="1658274"/>
                    </a:xfrm>
                    <a:prstGeom prst="rect">
                      <a:avLst/>
                    </a:prstGeom>
                  </pic:spPr>
                </pic:pic>
              </a:graphicData>
            </a:graphic>
          </wp:inline>
        </w:drawing>
      </w:r>
    </w:p>
    <w:p w14:paraId="66D91D96" w14:textId="4FF4A7A7" w:rsidR="007320F1" w:rsidRDefault="00FC3674" w:rsidP="00557271">
      <w:pPr>
        <w:ind w:left="1020" w:firstLine="0"/>
        <w:rPr>
          <w:b/>
        </w:rPr>
      </w:pPr>
      <w:r w:rsidRPr="00FC3674">
        <w:rPr>
          <w:b/>
          <w:noProof/>
          <w:lang w:val="es-419" w:eastAsia="es-419"/>
        </w:rPr>
        <w:drawing>
          <wp:inline distT="0" distB="0" distL="0" distR="0" wp14:anchorId="77D08702" wp14:editId="174FE8C2">
            <wp:extent cx="5292000" cy="1696154"/>
            <wp:effectExtent l="0" t="0" r="4445" b="0"/>
            <wp:docPr id="70182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20574" name=""/>
                    <pic:cNvPicPr/>
                  </pic:nvPicPr>
                  <pic:blipFill>
                    <a:blip r:embed="rId9"/>
                    <a:stretch>
                      <a:fillRect/>
                    </a:stretch>
                  </pic:blipFill>
                  <pic:spPr>
                    <a:xfrm>
                      <a:off x="0" y="0"/>
                      <a:ext cx="5292000" cy="1696154"/>
                    </a:xfrm>
                    <a:prstGeom prst="rect">
                      <a:avLst/>
                    </a:prstGeom>
                  </pic:spPr>
                </pic:pic>
              </a:graphicData>
            </a:graphic>
          </wp:inline>
        </w:drawing>
      </w:r>
    </w:p>
    <w:p w14:paraId="1778ED6A" w14:textId="4511DC1C" w:rsidR="00FC3674" w:rsidRDefault="00035190" w:rsidP="00557271">
      <w:pPr>
        <w:ind w:left="1020" w:firstLine="0"/>
        <w:rPr>
          <w:b/>
        </w:rPr>
      </w:pPr>
      <w:r w:rsidRPr="00035190">
        <w:rPr>
          <w:b/>
          <w:noProof/>
          <w:lang w:val="es-419" w:eastAsia="es-419"/>
        </w:rPr>
        <w:drawing>
          <wp:inline distT="0" distB="0" distL="0" distR="0" wp14:anchorId="5935FD54" wp14:editId="3A708B06">
            <wp:extent cx="5291276" cy="1962607"/>
            <wp:effectExtent l="0" t="0" r="5080" b="0"/>
            <wp:docPr id="197725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55329" name=""/>
                    <pic:cNvPicPr/>
                  </pic:nvPicPr>
                  <pic:blipFill rotWithShape="1">
                    <a:blip r:embed="rId10"/>
                    <a:srcRect t="1287"/>
                    <a:stretch/>
                  </pic:blipFill>
                  <pic:spPr bwMode="auto">
                    <a:xfrm>
                      <a:off x="0" y="0"/>
                      <a:ext cx="5292000" cy="1962876"/>
                    </a:xfrm>
                    <a:prstGeom prst="rect">
                      <a:avLst/>
                    </a:prstGeom>
                    <a:ln>
                      <a:noFill/>
                    </a:ln>
                    <a:extLst>
                      <a:ext uri="{53640926-AAD7-44D8-BBD7-CCE9431645EC}">
                        <a14:shadowObscured xmlns:a14="http://schemas.microsoft.com/office/drawing/2010/main"/>
                      </a:ext>
                    </a:extLst>
                  </pic:spPr>
                </pic:pic>
              </a:graphicData>
            </a:graphic>
          </wp:inline>
        </w:drawing>
      </w:r>
    </w:p>
    <w:p w14:paraId="68835B48" w14:textId="69B8A2F7" w:rsidR="007320F1" w:rsidRDefault="00AE4C96" w:rsidP="00557271">
      <w:pPr>
        <w:ind w:left="1020" w:firstLine="0"/>
        <w:rPr>
          <w:b/>
        </w:rPr>
      </w:pPr>
      <w:r w:rsidRPr="00AE4C96">
        <w:rPr>
          <w:b/>
          <w:noProof/>
          <w:lang w:val="es-419" w:eastAsia="es-419"/>
        </w:rPr>
        <w:lastRenderedPageBreak/>
        <w:drawing>
          <wp:inline distT="0" distB="0" distL="0" distR="0" wp14:anchorId="6B50BBEA" wp14:editId="23226528">
            <wp:extent cx="5292000" cy="1447950"/>
            <wp:effectExtent l="0" t="0" r="4445" b="0"/>
            <wp:docPr id="121676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63874" name=""/>
                    <pic:cNvPicPr/>
                  </pic:nvPicPr>
                  <pic:blipFill>
                    <a:blip r:embed="rId11"/>
                    <a:stretch>
                      <a:fillRect/>
                    </a:stretch>
                  </pic:blipFill>
                  <pic:spPr>
                    <a:xfrm>
                      <a:off x="0" y="0"/>
                      <a:ext cx="5292000" cy="1447950"/>
                    </a:xfrm>
                    <a:prstGeom prst="rect">
                      <a:avLst/>
                    </a:prstGeom>
                  </pic:spPr>
                </pic:pic>
              </a:graphicData>
            </a:graphic>
          </wp:inline>
        </w:drawing>
      </w:r>
    </w:p>
    <w:p w14:paraId="23AF1319" w14:textId="4D464E88" w:rsidR="007320F1" w:rsidRDefault="00895AB4" w:rsidP="00557271">
      <w:pPr>
        <w:ind w:left="1020" w:firstLine="0"/>
        <w:rPr>
          <w:b/>
        </w:rPr>
      </w:pPr>
      <w:r w:rsidRPr="00895AB4">
        <w:rPr>
          <w:b/>
          <w:noProof/>
          <w:lang w:val="es-419" w:eastAsia="es-419"/>
        </w:rPr>
        <w:drawing>
          <wp:inline distT="0" distB="0" distL="0" distR="0" wp14:anchorId="1D3F88C8" wp14:editId="31CC3813">
            <wp:extent cx="5292000" cy="1303212"/>
            <wp:effectExtent l="0" t="0" r="4445" b="0"/>
            <wp:docPr id="2139978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78530" name="Picture 1" descr="A screenshot of a computer&#10;&#10;Description automatically generated"/>
                    <pic:cNvPicPr/>
                  </pic:nvPicPr>
                  <pic:blipFill>
                    <a:blip r:embed="rId12"/>
                    <a:stretch>
                      <a:fillRect/>
                    </a:stretch>
                  </pic:blipFill>
                  <pic:spPr>
                    <a:xfrm>
                      <a:off x="0" y="0"/>
                      <a:ext cx="5292000" cy="1303212"/>
                    </a:xfrm>
                    <a:prstGeom prst="rect">
                      <a:avLst/>
                    </a:prstGeom>
                  </pic:spPr>
                </pic:pic>
              </a:graphicData>
            </a:graphic>
          </wp:inline>
        </w:drawing>
      </w:r>
    </w:p>
    <w:p w14:paraId="58E8568B" w14:textId="4CD954C2" w:rsidR="007320F1" w:rsidRDefault="009A274E" w:rsidP="00557271">
      <w:pPr>
        <w:ind w:left="1020" w:firstLine="0"/>
        <w:rPr>
          <w:b/>
        </w:rPr>
      </w:pPr>
      <w:r w:rsidRPr="009A274E">
        <w:rPr>
          <w:b/>
          <w:noProof/>
          <w:lang w:val="es-419" w:eastAsia="es-419"/>
        </w:rPr>
        <w:drawing>
          <wp:inline distT="0" distB="0" distL="0" distR="0" wp14:anchorId="4895666D" wp14:editId="6F64877D">
            <wp:extent cx="5292000" cy="1723857"/>
            <wp:effectExtent l="0" t="0" r="4445" b="0"/>
            <wp:docPr id="183871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17629" name=""/>
                    <pic:cNvPicPr/>
                  </pic:nvPicPr>
                  <pic:blipFill>
                    <a:blip r:embed="rId13"/>
                    <a:stretch>
                      <a:fillRect/>
                    </a:stretch>
                  </pic:blipFill>
                  <pic:spPr>
                    <a:xfrm>
                      <a:off x="0" y="0"/>
                      <a:ext cx="5292000" cy="1723857"/>
                    </a:xfrm>
                    <a:prstGeom prst="rect">
                      <a:avLst/>
                    </a:prstGeom>
                  </pic:spPr>
                </pic:pic>
              </a:graphicData>
            </a:graphic>
          </wp:inline>
        </w:drawing>
      </w:r>
    </w:p>
    <w:p w14:paraId="029D95F3" w14:textId="3DEAF99E" w:rsidR="00895AB4" w:rsidRDefault="00F65733" w:rsidP="00557271">
      <w:pPr>
        <w:ind w:left="1020" w:firstLine="0"/>
        <w:rPr>
          <w:b/>
        </w:rPr>
      </w:pPr>
      <w:r w:rsidRPr="00F65733">
        <w:rPr>
          <w:b/>
          <w:noProof/>
          <w:lang w:val="es-419" w:eastAsia="es-419"/>
        </w:rPr>
        <w:drawing>
          <wp:inline distT="0" distB="0" distL="0" distR="0" wp14:anchorId="45923D2A" wp14:editId="12219A94">
            <wp:extent cx="5292000" cy="1503357"/>
            <wp:effectExtent l="0" t="0" r="4445" b="1905"/>
            <wp:docPr id="187520862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08623" name="Picture 1" descr="A close-up of a computer screen&#10;&#10;Description automatically generated"/>
                    <pic:cNvPicPr/>
                  </pic:nvPicPr>
                  <pic:blipFill>
                    <a:blip r:embed="rId14"/>
                    <a:stretch>
                      <a:fillRect/>
                    </a:stretch>
                  </pic:blipFill>
                  <pic:spPr>
                    <a:xfrm>
                      <a:off x="0" y="0"/>
                      <a:ext cx="5292000" cy="1503357"/>
                    </a:xfrm>
                    <a:prstGeom prst="rect">
                      <a:avLst/>
                    </a:prstGeom>
                  </pic:spPr>
                </pic:pic>
              </a:graphicData>
            </a:graphic>
          </wp:inline>
        </w:drawing>
      </w:r>
    </w:p>
    <w:p w14:paraId="5477D5E4" w14:textId="4A0D9B0E" w:rsidR="00895AB4" w:rsidRDefault="001F51D6" w:rsidP="00557271">
      <w:pPr>
        <w:ind w:left="1020" w:firstLine="0"/>
        <w:rPr>
          <w:b/>
        </w:rPr>
      </w:pPr>
      <w:r w:rsidRPr="001F51D6">
        <w:rPr>
          <w:b/>
          <w:noProof/>
          <w:lang w:val="es-419" w:eastAsia="es-419"/>
        </w:rPr>
        <w:drawing>
          <wp:inline distT="0" distB="0" distL="0" distR="0" wp14:anchorId="070248E6" wp14:editId="70C6DF11">
            <wp:extent cx="5292000" cy="1688238"/>
            <wp:effectExtent l="0" t="0" r="4445" b="7620"/>
            <wp:docPr id="76802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2652" name=""/>
                    <pic:cNvPicPr/>
                  </pic:nvPicPr>
                  <pic:blipFill>
                    <a:blip r:embed="rId15"/>
                    <a:stretch>
                      <a:fillRect/>
                    </a:stretch>
                  </pic:blipFill>
                  <pic:spPr>
                    <a:xfrm>
                      <a:off x="0" y="0"/>
                      <a:ext cx="5292000" cy="1688238"/>
                    </a:xfrm>
                    <a:prstGeom prst="rect">
                      <a:avLst/>
                    </a:prstGeom>
                  </pic:spPr>
                </pic:pic>
              </a:graphicData>
            </a:graphic>
          </wp:inline>
        </w:drawing>
      </w:r>
    </w:p>
    <w:p w14:paraId="0ED138E0" w14:textId="14D755D6" w:rsidR="007D04DD" w:rsidRDefault="007D04DD" w:rsidP="00557271">
      <w:pPr>
        <w:ind w:left="1020" w:firstLine="0"/>
        <w:rPr>
          <w:b/>
        </w:rPr>
      </w:pPr>
      <w:r w:rsidRPr="007D04DD">
        <w:rPr>
          <w:b/>
          <w:noProof/>
          <w:lang w:val="es-419" w:eastAsia="es-419"/>
        </w:rPr>
        <w:lastRenderedPageBreak/>
        <w:drawing>
          <wp:inline distT="0" distB="0" distL="0" distR="0" wp14:anchorId="59F7F14B" wp14:editId="2EE19BA2">
            <wp:extent cx="5292000" cy="1447385"/>
            <wp:effectExtent l="0" t="0" r="4445" b="635"/>
            <wp:docPr id="1683649680" name="Picture 1"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49680" name="Picture 1" descr="A white rectangle with black lines&#10;&#10;Description automatically generated"/>
                    <pic:cNvPicPr/>
                  </pic:nvPicPr>
                  <pic:blipFill>
                    <a:blip r:embed="rId16"/>
                    <a:stretch>
                      <a:fillRect/>
                    </a:stretch>
                  </pic:blipFill>
                  <pic:spPr>
                    <a:xfrm>
                      <a:off x="0" y="0"/>
                      <a:ext cx="5292000" cy="1447385"/>
                    </a:xfrm>
                    <a:prstGeom prst="rect">
                      <a:avLst/>
                    </a:prstGeom>
                  </pic:spPr>
                </pic:pic>
              </a:graphicData>
            </a:graphic>
          </wp:inline>
        </w:drawing>
      </w:r>
    </w:p>
    <w:p w14:paraId="3A46A225" w14:textId="653BF1BD" w:rsidR="007D04DD" w:rsidRDefault="00D92767" w:rsidP="00557271">
      <w:pPr>
        <w:ind w:left="1020" w:firstLine="0"/>
        <w:rPr>
          <w:b/>
        </w:rPr>
      </w:pPr>
      <w:r w:rsidRPr="00D92767">
        <w:rPr>
          <w:b/>
          <w:noProof/>
          <w:lang w:val="es-419" w:eastAsia="es-419"/>
        </w:rPr>
        <w:drawing>
          <wp:inline distT="0" distB="0" distL="0" distR="0" wp14:anchorId="47B5BD05" wp14:editId="5391044F">
            <wp:extent cx="5292000" cy="1279465"/>
            <wp:effectExtent l="0" t="0" r="4445" b="0"/>
            <wp:docPr id="1249203410"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03410" name="Picture 1" descr="A white rectangular object with a black border&#10;&#10;Description automatically generated"/>
                    <pic:cNvPicPr/>
                  </pic:nvPicPr>
                  <pic:blipFill>
                    <a:blip r:embed="rId17"/>
                    <a:stretch>
                      <a:fillRect/>
                    </a:stretch>
                  </pic:blipFill>
                  <pic:spPr>
                    <a:xfrm>
                      <a:off x="0" y="0"/>
                      <a:ext cx="5292000" cy="1279465"/>
                    </a:xfrm>
                    <a:prstGeom prst="rect">
                      <a:avLst/>
                    </a:prstGeom>
                  </pic:spPr>
                </pic:pic>
              </a:graphicData>
            </a:graphic>
          </wp:inline>
        </w:drawing>
      </w:r>
    </w:p>
    <w:p w14:paraId="4707337C" w14:textId="600E802B" w:rsidR="001F51D6" w:rsidRDefault="00BA1130" w:rsidP="00557271">
      <w:pPr>
        <w:ind w:left="1020" w:firstLine="0"/>
        <w:rPr>
          <w:b/>
        </w:rPr>
      </w:pPr>
      <w:r w:rsidRPr="00BA1130">
        <w:rPr>
          <w:b/>
          <w:noProof/>
          <w:lang w:val="es-419" w:eastAsia="es-419"/>
        </w:rPr>
        <w:drawing>
          <wp:inline distT="0" distB="0" distL="0" distR="0" wp14:anchorId="2757CC23" wp14:editId="43269A72">
            <wp:extent cx="5292000" cy="1233104"/>
            <wp:effectExtent l="0" t="0" r="4445" b="5715"/>
            <wp:docPr id="2086202328" name="Picture 1" descr="A close-up of a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02328" name="Picture 1" descr="A close-up of a white rectangular object&#10;&#10;Description automatically generated"/>
                    <pic:cNvPicPr/>
                  </pic:nvPicPr>
                  <pic:blipFill>
                    <a:blip r:embed="rId18"/>
                    <a:stretch>
                      <a:fillRect/>
                    </a:stretch>
                  </pic:blipFill>
                  <pic:spPr>
                    <a:xfrm>
                      <a:off x="0" y="0"/>
                      <a:ext cx="5292000" cy="1233104"/>
                    </a:xfrm>
                    <a:prstGeom prst="rect">
                      <a:avLst/>
                    </a:prstGeom>
                  </pic:spPr>
                </pic:pic>
              </a:graphicData>
            </a:graphic>
          </wp:inline>
        </w:drawing>
      </w:r>
    </w:p>
    <w:p w14:paraId="110543AF" w14:textId="3EED6609" w:rsidR="00CC12A6" w:rsidRDefault="00CC12A6" w:rsidP="00557271">
      <w:pPr>
        <w:ind w:left="1020" w:firstLine="0"/>
        <w:rPr>
          <w:b/>
        </w:rPr>
      </w:pPr>
      <w:r w:rsidRPr="00CC12A6">
        <w:rPr>
          <w:b/>
          <w:noProof/>
          <w:lang w:val="es-419" w:eastAsia="es-419"/>
        </w:rPr>
        <w:drawing>
          <wp:inline distT="0" distB="0" distL="0" distR="0" wp14:anchorId="4D589DFE" wp14:editId="526B823A">
            <wp:extent cx="5292000" cy="1395369"/>
            <wp:effectExtent l="0" t="0" r="4445" b="0"/>
            <wp:docPr id="1533061821"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61821" name="Picture 1" descr="A white rectangular box with black text&#10;&#10;Description automatically generated"/>
                    <pic:cNvPicPr/>
                  </pic:nvPicPr>
                  <pic:blipFill>
                    <a:blip r:embed="rId19"/>
                    <a:stretch>
                      <a:fillRect/>
                    </a:stretch>
                  </pic:blipFill>
                  <pic:spPr>
                    <a:xfrm>
                      <a:off x="0" y="0"/>
                      <a:ext cx="5292000" cy="1395369"/>
                    </a:xfrm>
                    <a:prstGeom prst="rect">
                      <a:avLst/>
                    </a:prstGeom>
                  </pic:spPr>
                </pic:pic>
              </a:graphicData>
            </a:graphic>
          </wp:inline>
        </w:drawing>
      </w:r>
    </w:p>
    <w:p w14:paraId="59797B81" w14:textId="64A76CB3" w:rsidR="00D92767" w:rsidRPr="007320F1" w:rsidRDefault="0029650A" w:rsidP="00745669">
      <w:pPr>
        <w:ind w:left="1020" w:firstLine="0"/>
        <w:rPr>
          <w:b/>
        </w:rPr>
      </w:pPr>
      <w:r w:rsidRPr="0029650A">
        <w:rPr>
          <w:b/>
          <w:noProof/>
          <w:lang w:val="es-419" w:eastAsia="es-419"/>
        </w:rPr>
        <w:drawing>
          <wp:inline distT="0" distB="0" distL="0" distR="0" wp14:anchorId="08A55C8F" wp14:editId="60BD98C6">
            <wp:extent cx="5292000" cy="2279631"/>
            <wp:effectExtent l="0" t="0" r="4445" b="6985"/>
            <wp:docPr id="105136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60026" name=""/>
                    <pic:cNvPicPr/>
                  </pic:nvPicPr>
                  <pic:blipFill>
                    <a:blip r:embed="rId20"/>
                    <a:stretch>
                      <a:fillRect/>
                    </a:stretch>
                  </pic:blipFill>
                  <pic:spPr>
                    <a:xfrm>
                      <a:off x="0" y="0"/>
                      <a:ext cx="5292000" cy="2279631"/>
                    </a:xfrm>
                    <a:prstGeom prst="rect">
                      <a:avLst/>
                    </a:prstGeom>
                  </pic:spPr>
                </pic:pic>
              </a:graphicData>
            </a:graphic>
          </wp:inline>
        </w:drawing>
      </w:r>
    </w:p>
    <w:p w14:paraId="41322DD7" w14:textId="18F4B2A2" w:rsidR="00FE474F" w:rsidRPr="000964A6" w:rsidRDefault="00975CF3" w:rsidP="00BF4C00">
      <w:pPr>
        <w:pStyle w:val="Prrafodelista"/>
        <w:numPr>
          <w:ilvl w:val="0"/>
          <w:numId w:val="20"/>
        </w:numPr>
        <w:ind w:left="927"/>
        <w:rPr>
          <w:b/>
        </w:rPr>
      </w:pPr>
      <w:r>
        <w:rPr>
          <w:b/>
        </w:rPr>
        <w:lastRenderedPageBreak/>
        <w:t>Quiz Join</w:t>
      </w:r>
      <w:r w:rsidR="00FE474F" w:rsidRPr="000964A6">
        <w:rPr>
          <w:b/>
        </w:rPr>
        <w:t>:</w:t>
      </w:r>
    </w:p>
    <w:p w14:paraId="52090C69" w14:textId="4AEDDC8A" w:rsidR="00975CF3" w:rsidRDefault="00BF4C00" w:rsidP="003F7301">
      <w:pPr>
        <w:ind w:left="1020" w:firstLine="0"/>
      </w:pPr>
      <w:r>
        <w:rPr>
          <w:noProof/>
          <w:lang w:val="es-419" w:eastAsia="es-419"/>
        </w:rPr>
        <w:drawing>
          <wp:inline distT="0" distB="0" distL="0" distR="0" wp14:anchorId="15A3D3D9" wp14:editId="0D80C6D2">
            <wp:extent cx="5292000" cy="1115327"/>
            <wp:effectExtent l="0" t="0" r="444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2000" cy="1115327"/>
                    </a:xfrm>
                    <a:prstGeom prst="rect">
                      <a:avLst/>
                    </a:prstGeom>
                    <a:noFill/>
                    <a:ln>
                      <a:noFill/>
                    </a:ln>
                  </pic:spPr>
                </pic:pic>
              </a:graphicData>
            </a:graphic>
          </wp:inline>
        </w:drawing>
      </w:r>
    </w:p>
    <w:p w14:paraId="2BF1FC77" w14:textId="2DFDA652" w:rsidR="00FE474F" w:rsidRPr="000964A6" w:rsidRDefault="004F2B98" w:rsidP="00BF4C00">
      <w:pPr>
        <w:pStyle w:val="Prrafodelista"/>
        <w:numPr>
          <w:ilvl w:val="0"/>
          <w:numId w:val="20"/>
        </w:numPr>
        <w:ind w:left="927"/>
        <w:rPr>
          <w:b/>
        </w:rPr>
      </w:pPr>
      <w:r>
        <w:rPr>
          <w:b/>
        </w:rPr>
        <w:t xml:space="preserve">More </w:t>
      </w:r>
      <w:r w:rsidR="00D80184">
        <w:rPr>
          <w:b/>
        </w:rPr>
        <w:t>JOIN</w:t>
      </w:r>
      <w:r w:rsidR="000A20B1">
        <w:rPr>
          <w:b/>
        </w:rPr>
        <w:t xml:space="preserve"> </w:t>
      </w:r>
      <w:proofErr w:type="spellStart"/>
      <w:r w:rsidR="000A20B1">
        <w:rPr>
          <w:b/>
        </w:rPr>
        <w:t>Operations</w:t>
      </w:r>
      <w:proofErr w:type="spellEnd"/>
      <w:r w:rsidR="000A20B1">
        <w:rPr>
          <w:b/>
        </w:rPr>
        <w:t>:</w:t>
      </w:r>
    </w:p>
    <w:p w14:paraId="117F3BEC" w14:textId="3E9BC086" w:rsidR="00DF55ED" w:rsidRDefault="003F7301" w:rsidP="003F7301">
      <w:pPr>
        <w:ind w:left="1020" w:firstLine="0"/>
      </w:pPr>
      <w:r w:rsidRPr="003F7301">
        <w:rPr>
          <w:noProof/>
        </w:rPr>
        <w:drawing>
          <wp:inline distT="0" distB="0" distL="0" distR="0" wp14:anchorId="7835BD0E" wp14:editId="4B300552">
            <wp:extent cx="5292000" cy="230790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2000" cy="2307900"/>
                    </a:xfrm>
                    <a:prstGeom prst="rect">
                      <a:avLst/>
                    </a:prstGeom>
                  </pic:spPr>
                </pic:pic>
              </a:graphicData>
            </a:graphic>
          </wp:inline>
        </w:drawing>
      </w:r>
    </w:p>
    <w:p w14:paraId="4EA6E8A5" w14:textId="6EDD824D" w:rsidR="000C3984" w:rsidRDefault="00A60415" w:rsidP="00B61243">
      <w:pPr>
        <w:pStyle w:val="Prrafodelista"/>
        <w:ind w:left="1020" w:firstLine="0"/>
        <w:contextualSpacing w:val="0"/>
      </w:pPr>
      <w:r w:rsidRPr="00A60415">
        <w:rPr>
          <w:noProof/>
        </w:rPr>
        <w:drawing>
          <wp:inline distT="0" distB="0" distL="0" distR="0" wp14:anchorId="0EF50B91" wp14:editId="110B06D5">
            <wp:extent cx="5292000" cy="2342954"/>
            <wp:effectExtent l="0" t="0" r="444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2000" cy="2342954"/>
                    </a:xfrm>
                    <a:prstGeom prst="rect">
                      <a:avLst/>
                    </a:prstGeom>
                  </pic:spPr>
                </pic:pic>
              </a:graphicData>
            </a:graphic>
          </wp:inline>
        </w:drawing>
      </w:r>
      <w:r w:rsidRPr="00A60415">
        <w:t xml:space="preserve"> </w:t>
      </w:r>
    </w:p>
    <w:p w14:paraId="6A00D102" w14:textId="0ADA15E6" w:rsidR="00A60415" w:rsidRDefault="00A60415" w:rsidP="003F7301">
      <w:pPr>
        <w:pStyle w:val="Prrafodelista"/>
        <w:ind w:left="1020" w:firstLine="0"/>
        <w:contextualSpacing w:val="0"/>
      </w:pPr>
      <w:r w:rsidRPr="00A60415">
        <w:rPr>
          <w:noProof/>
        </w:rPr>
        <w:lastRenderedPageBreak/>
        <w:drawing>
          <wp:inline distT="0" distB="0" distL="0" distR="0" wp14:anchorId="6B86C788" wp14:editId="20070B20">
            <wp:extent cx="5292000" cy="2349738"/>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2000" cy="2349738"/>
                    </a:xfrm>
                    <a:prstGeom prst="rect">
                      <a:avLst/>
                    </a:prstGeom>
                  </pic:spPr>
                </pic:pic>
              </a:graphicData>
            </a:graphic>
          </wp:inline>
        </w:drawing>
      </w:r>
    </w:p>
    <w:p w14:paraId="14EAB4E2" w14:textId="3E1EE5C1" w:rsidR="003C5B88" w:rsidRDefault="002E55C3" w:rsidP="003F7301">
      <w:pPr>
        <w:pStyle w:val="Prrafodelista"/>
        <w:ind w:left="1020" w:firstLine="0"/>
        <w:contextualSpacing w:val="0"/>
        <w:rPr>
          <w:noProof/>
          <w:lang w:val="es-419" w:eastAsia="es-419"/>
        </w:rPr>
      </w:pPr>
      <w:r>
        <w:rPr>
          <w:noProof/>
          <w:lang w:val="es-419" w:eastAsia="es-419"/>
        </w:rPr>
        <w:drawing>
          <wp:inline distT="0" distB="0" distL="0" distR="0" wp14:anchorId="4CEB36F4" wp14:editId="25A70F50">
            <wp:extent cx="5292000" cy="2336735"/>
            <wp:effectExtent l="0" t="0" r="4445"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2000" cy="2336735"/>
                    </a:xfrm>
                    <a:prstGeom prst="rect">
                      <a:avLst/>
                    </a:prstGeom>
                  </pic:spPr>
                </pic:pic>
              </a:graphicData>
            </a:graphic>
          </wp:inline>
        </w:drawing>
      </w:r>
      <w:r w:rsidRPr="002E55C3">
        <w:rPr>
          <w:noProof/>
          <w:lang w:val="es-419" w:eastAsia="es-419"/>
        </w:rPr>
        <w:t xml:space="preserve"> </w:t>
      </w:r>
      <w:r>
        <w:rPr>
          <w:noProof/>
          <w:lang w:val="es-419" w:eastAsia="es-419"/>
        </w:rPr>
        <w:drawing>
          <wp:inline distT="0" distB="0" distL="0" distR="0" wp14:anchorId="44541F75" wp14:editId="53C4650D">
            <wp:extent cx="5292000" cy="2337865"/>
            <wp:effectExtent l="0" t="0" r="444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2000" cy="2337865"/>
                    </a:xfrm>
                    <a:prstGeom prst="rect">
                      <a:avLst/>
                    </a:prstGeom>
                  </pic:spPr>
                </pic:pic>
              </a:graphicData>
            </a:graphic>
          </wp:inline>
        </w:drawing>
      </w:r>
      <w:r w:rsidRPr="002E55C3">
        <w:rPr>
          <w:noProof/>
          <w:lang w:val="es-419" w:eastAsia="es-419"/>
        </w:rPr>
        <w:t xml:space="preserve"> </w:t>
      </w:r>
      <w:r>
        <w:rPr>
          <w:noProof/>
          <w:lang w:val="es-419" w:eastAsia="es-419"/>
        </w:rPr>
        <w:lastRenderedPageBreak/>
        <w:drawing>
          <wp:inline distT="0" distB="0" distL="0" distR="0" wp14:anchorId="295D031B" wp14:editId="446B78AC">
            <wp:extent cx="5292000" cy="2761338"/>
            <wp:effectExtent l="0" t="0" r="444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0" cy="2761338"/>
                    </a:xfrm>
                    <a:prstGeom prst="rect">
                      <a:avLst/>
                    </a:prstGeom>
                  </pic:spPr>
                </pic:pic>
              </a:graphicData>
            </a:graphic>
          </wp:inline>
        </w:drawing>
      </w:r>
      <w:r w:rsidRPr="002E55C3">
        <w:rPr>
          <w:noProof/>
          <w:lang w:val="es-419" w:eastAsia="es-419"/>
        </w:rPr>
        <w:t xml:space="preserve"> </w:t>
      </w:r>
      <w:r>
        <w:rPr>
          <w:noProof/>
          <w:lang w:val="es-419" w:eastAsia="es-419"/>
        </w:rPr>
        <w:drawing>
          <wp:inline distT="0" distB="0" distL="0" distR="0" wp14:anchorId="015E8A9D" wp14:editId="6D41D40B">
            <wp:extent cx="5292000" cy="2337300"/>
            <wp:effectExtent l="0" t="0" r="444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2000" cy="2337300"/>
                    </a:xfrm>
                    <a:prstGeom prst="rect">
                      <a:avLst/>
                    </a:prstGeom>
                  </pic:spPr>
                </pic:pic>
              </a:graphicData>
            </a:graphic>
          </wp:inline>
        </w:drawing>
      </w:r>
      <w:r w:rsidRPr="002E55C3">
        <w:rPr>
          <w:noProof/>
          <w:lang w:val="es-419" w:eastAsia="es-419"/>
        </w:rPr>
        <w:t xml:space="preserve"> </w:t>
      </w:r>
      <w:r>
        <w:rPr>
          <w:noProof/>
          <w:lang w:val="es-419" w:eastAsia="es-419"/>
        </w:rPr>
        <w:drawing>
          <wp:inline distT="0" distB="0" distL="0" distR="0" wp14:anchorId="243CD46B" wp14:editId="19C69876">
            <wp:extent cx="5292000" cy="2338996"/>
            <wp:effectExtent l="0" t="0" r="444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2000" cy="2338996"/>
                    </a:xfrm>
                    <a:prstGeom prst="rect">
                      <a:avLst/>
                    </a:prstGeom>
                  </pic:spPr>
                </pic:pic>
              </a:graphicData>
            </a:graphic>
          </wp:inline>
        </w:drawing>
      </w:r>
      <w:r w:rsidRPr="002E55C3">
        <w:rPr>
          <w:noProof/>
          <w:lang w:val="es-419" w:eastAsia="es-419"/>
        </w:rPr>
        <w:t xml:space="preserve"> </w:t>
      </w:r>
      <w:r>
        <w:rPr>
          <w:noProof/>
          <w:lang w:val="es-419" w:eastAsia="es-419"/>
        </w:rPr>
        <w:lastRenderedPageBreak/>
        <w:drawing>
          <wp:inline distT="0" distB="0" distL="0" distR="0" wp14:anchorId="24116B0D" wp14:editId="6D61C070">
            <wp:extent cx="5292000" cy="2619992"/>
            <wp:effectExtent l="0" t="0" r="444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2000" cy="2619992"/>
                    </a:xfrm>
                    <a:prstGeom prst="rect">
                      <a:avLst/>
                    </a:prstGeom>
                  </pic:spPr>
                </pic:pic>
              </a:graphicData>
            </a:graphic>
          </wp:inline>
        </w:drawing>
      </w:r>
      <w:r w:rsidRPr="002E55C3">
        <w:rPr>
          <w:noProof/>
          <w:lang w:val="es-419" w:eastAsia="es-419"/>
        </w:rPr>
        <w:t xml:space="preserve"> </w:t>
      </w:r>
      <w:r>
        <w:rPr>
          <w:noProof/>
          <w:lang w:val="es-419" w:eastAsia="es-419"/>
        </w:rPr>
        <w:drawing>
          <wp:inline distT="0" distB="0" distL="0" distR="0" wp14:anchorId="2DA2D12C" wp14:editId="4397BF1F">
            <wp:extent cx="5292000" cy="2328819"/>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2000" cy="2328819"/>
                    </a:xfrm>
                    <a:prstGeom prst="rect">
                      <a:avLst/>
                    </a:prstGeom>
                  </pic:spPr>
                </pic:pic>
              </a:graphicData>
            </a:graphic>
          </wp:inline>
        </w:drawing>
      </w:r>
      <w:r w:rsidRPr="002E55C3">
        <w:rPr>
          <w:noProof/>
          <w:lang w:val="es-419" w:eastAsia="es-419"/>
        </w:rPr>
        <w:t xml:space="preserve"> </w:t>
      </w:r>
      <w:r>
        <w:rPr>
          <w:noProof/>
          <w:lang w:val="es-419" w:eastAsia="es-419"/>
        </w:rPr>
        <w:drawing>
          <wp:inline distT="0" distB="0" distL="0" distR="0" wp14:anchorId="2B344BAF" wp14:editId="2B074831">
            <wp:extent cx="5292000" cy="2491085"/>
            <wp:effectExtent l="0" t="0" r="4445"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2000" cy="2491085"/>
                    </a:xfrm>
                    <a:prstGeom prst="rect">
                      <a:avLst/>
                    </a:prstGeom>
                  </pic:spPr>
                </pic:pic>
              </a:graphicData>
            </a:graphic>
          </wp:inline>
        </w:drawing>
      </w:r>
    </w:p>
    <w:p w14:paraId="1B0A493D" w14:textId="7B4F47FB" w:rsidR="00B61243" w:rsidRDefault="00B61243" w:rsidP="003F7301">
      <w:pPr>
        <w:pStyle w:val="Prrafodelista"/>
        <w:ind w:left="1020" w:firstLine="0"/>
        <w:contextualSpacing w:val="0"/>
      </w:pPr>
      <w:r>
        <w:rPr>
          <w:noProof/>
          <w:lang w:val="es-419" w:eastAsia="es-419"/>
        </w:rPr>
        <w:lastRenderedPageBreak/>
        <w:drawing>
          <wp:inline distT="0" distB="0" distL="0" distR="0" wp14:anchorId="2B895A73" wp14:editId="47143972">
            <wp:extent cx="5292000" cy="2346346"/>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2000" cy="2346346"/>
                    </a:xfrm>
                    <a:prstGeom prst="rect">
                      <a:avLst/>
                    </a:prstGeom>
                  </pic:spPr>
                </pic:pic>
              </a:graphicData>
            </a:graphic>
          </wp:inline>
        </w:drawing>
      </w:r>
    </w:p>
    <w:p w14:paraId="0A9A0BEC" w14:textId="2FDFB144" w:rsidR="003F7301" w:rsidRDefault="00B61243" w:rsidP="00B61243">
      <w:pPr>
        <w:pStyle w:val="Prrafodelista"/>
        <w:ind w:left="1020" w:firstLine="0"/>
        <w:contextualSpacing w:val="0"/>
      </w:pPr>
      <w:r>
        <w:rPr>
          <w:noProof/>
          <w:lang w:val="es-419" w:eastAsia="es-419"/>
        </w:rPr>
        <w:drawing>
          <wp:inline distT="0" distB="0" distL="0" distR="0" wp14:anchorId="64BDAD4E" wp14:editId="71552236">
            <wp:extent cx="5292000" cy="2391577"/>
            <wp:effectExtent l="0" t="0" r="444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2000" cy="2391577"/>
                    </a:xfrm>
                    <a:prstGeom prst="rect">
                      <a:avLst/>
                    </a:prstGeom>
                  </pic:spPr>
                </pic:pic>
              </a:graphicData>
            </a:graphic>
          </wp:inline>
        </w:drawing>
      </w:r>
    </w:p>
    <w:p w14:paraId="3DE81F74" w14:textId="0EA73CB1" w:rsidR="00B62666" w:rsidRPr="00B62666" w:rsidRDefault="00B62666" w:rsidP="00B62666">
      <w:pPr>
        <w:pStyle w:val="Prrafodelista"/>
        <w:ind w:left="927" w:firstLine="0"/>
        <w:rPr>
          <w:color w:val="FFFFFF" w:themeColor="background1"/>
        </w:rPr>
      </w:pPr>
      <w:r w:rsidRPr="00B62666">
        <w:rPr>
          <w:color w:val="FFFFFF" w:themeColor="background1"/>
          <w:sz w:val="12"/>
          <w:szCs w:val="12"/>
        </w:rPr>
        <w:t>.</w:t>
      </w:r>
    </w:p>
    <w:p w14:paraId="5F507053" w14:textId="5A4B5D0B" w:rsidR="00FE474F" w:rsidRDefault="00F45EA7" w:rsidP="00BF4C00">
      <w:pPr>
        <w:pStyle w:val="Prrafodelista"/>
        <w:numPr>
          <w:ilvl w:val="0"/>
          <w:numId w:val="20"/>
        </w:numPr>
        <w:ind w:left="927"/>
        <w:rPr>
          <w:b/>
        </w:rPr>
      </w:pPr>
      <w:r>
        <w:rPr>
          <w:b/>
        </w:rPr>
        <w:t xml:space="preserve">More </w:t>
      </w:r>
      <w:r w:rsidR="00D80184">
        <w:rPr>
          <w:b/>
        </w:rPr>
        <w:t xml:space="preserve">JOIN </w:t>
      </w:r>
      <w:r>
        <w:rPr>
          <w:b/>
        </w:rPr>
        <w:t>Quiz</w:t>
      </w:r>
      <w:r w:rsidR="00FE474F" w:rsidRPr="000964A6">
        <w:rPr>
          <w:b/>
        </w:rPr>
        <w:t>:</w:t>
      </w:r>
    </w:p>
    <w:p w14:paraId="6E8EB142" w14:textId="632273AD" w:rsidR="00DF55ED" w:rsidRPr="005736A5" w:rsidRDefault="003253D2" w:rsidP="003253D2">
      <w:pPr>
        <w:ind w:left="1020" w:firstLine="141"/>
      </w:pPr>
      <w:r>
        <w:rPr>
          <w:noProof/>
          <w:lang w:val="es-419" w:eastAsia="es-419"/>
        </w:rPr>
        <w:drawing>
          <wp:inline distT="0" distB="0" distL="0" distR="0" wp14:anchorId="73BC66F8" wp14:editId="7C89B477">
            <wp:extent cx="5292000" cy="1115327"/>
            <wp:effectExtent l="0" t="0" r="4445"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2000" cy="1115327"/>
                    </a:xfrm>
                    <a:prstGeom prst="rect">
                      <a:avLst/>
                    </a:prstGeom>
                    <a:noFill/>
                    <a:ln>
                      <a:noFill/>
                    </a:ln>
                  </pic:spPr>
                </pic:pic>
              </a:graphicData>
            </a:graphic>
          </wp:inline>
        </w:drawing>
      </w:r>
    </w:p>
    <w:p w14:paraId="477B8A14" w14:textId="77777777" w:rsidR="003253D2" w:rsidRDefault="003253D2">
      <w:pPr>
        <w:spacing w:after="160" w:line="259" w:lineRule="auto"/>
        <w:ind w:firstLine="0"/>
        <w:jc w:val="left"/>
        <w:rPr>
          <w:b/>
        </w:rPr>
      </w:pPr>
      <w:r>
        <w:rPr>
          <w:b/>
        </w:rPr>
        <w:br w:type="page"/>
      </w:r>
    </w:p>
    <w:p w14:paraId="2DB874B9" w14:textId="01FE7D26" w:rsidR="00F45EA7" w:rsidRPr="000964A6" w:rsidRDefault="006C2E14" w:rsidP="00BF4C00">
      <w:pPr>
        <w:pStyle w:val="Prrafodelista"/>
        <w:numPr>
          <w:ilvl w:val="0"/>
          <w:numId w:val="20"/>
        </w:numPr>
        <w:ind w:left="927"/>
        <w:rPr>
          <w:b/>
        </w:rPr>
      </w:pPr>
      <w:proofErr w:type="spellStart"/>
      <w:r>
        <w:rPr>
          <w:b/>
        </w:rPr>
        <w:lastRenderedPageBreak/>
        <w:t>Using</w:t>
      </w:r>
      <w:proofErr w:type="spellEnd"/>
      <w:r>
        <w:rPr>
          <w:b/>
        </w:rPr>
        <w:t xml:space="preserve"> </w:t>
      </w:r>
      <w:r w:rsidR="00712543" w:rsidRPr="00712543">
        <w:rPr>
          <w:b/>
        </w:rPr>
        <w:t>NULL</w:t>
      </w:r>
      <w:r w:rsidR="00F45EA7">
        <w:rPr>
          <w:b/>
        </w:rPr>
        <w:t>:</w:t>
      </w:r>
    </w:p>
    <w:p w14:paraId="1862AA29" w14:textId="2CE83BA1" w:rsidR="00F45EA7" w:rsidRDefault="003E5211" w:rsidP="00BF4C00">
      <w:pPr>
        <w:ind w:left="1020" w:firstLine="0"/>
      </w:pPr>
      <w:r w:rsidRPr="003E5211">
        <w:rPr>
          <w:noProof/>
          <w:lang w:val="es-419" w:eastAsia="es-419"/>
        </w:rPr>
        <w:drawing>
          <wp:inline distT="0" distB="0" distL="0" distR="0" wp14:anchorId="64446D39" wp14:editId="0ACCE4D8">
            <wp:extent cx="5292000" cy="1609650"/>
            <wp:effectExtent l="0" t="0" r="4445" b="0"/>
            <wp:docPr id="95833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8038" name=""/>
                    <pic:cNvPicPr/>
                  </pic:nvPicPr>
                  <pic:blipFill>
                    <a:blip r:embed="rId35"/>
                    <a:stretch>
                      <a:fillRect/>
                    </a:stretch>
                  </pic:blipFill>
                  <pic:spPr>
                    <a:xfrm>
                      <a:off x="0" y="0"/>
                      <a:ext cx="5292000" cy="1609650"/>
                    </a:xfrm>
                    <a:prstGeom prst="rect">
                      <a:avLst/>
                    </a:prstGeom>
                  </pic:spPr>
                </pic:pic>
              </a:graphicData>
            </a:graphic>
          </wp:inline>
        </w:drawing>
      </w:r>
    </w:p>
    <w:p w14:paraId="34F0997B" w14:textId="24E3A463" w:rsidR="003E5211" w:rsidRDefault="00C23053" w:rsidP="00BF4C00">
      <w:pPr>
        <w:ind w:left="1020" w:firstLine="0"/>
      </w:pPr>
      <w:r w:rsidRPr="00C23053">
        <w:rPr>
          <w:noProof/>
          <w:lang w:val="es-419" w:eastAsia="es-419"/>
        </w:rPr>
        <w:drawing>
          <wp:inline distT="0" distB="0" distL="0" distR="0" wp14:anchorId="4C2640E2" wp14:editId="5254C370">
            <wp:extent cx="5292000" cy="1540673"/>
            <wp:effectExtent l="0" t="0" r="4445" b="2540"/>
            <wp:docPr id="168724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47293" name=""/>
                    <pic:cNvPicPr/>
                  </pic:nvPicPr>
                  <pic:blipFill>
                    <a:blip r:embed="rId36"/>
                    <a:stretch>
                      <a:fillRect/>
                    </a:stretch>
                  </pic:blipFill>
                  <pic:spPr>
                    <a:xfrm>
                      <a:off x="0" y="0"/>
                      <a:ext cx="5292000" cy="1540673"/>
                    </a:xfrm>
                    <a:prstGeom prst="rect">
                      <a:avLst/>
                    </a:prstGeom>
                  </pic:spPr>
                </pic:pic>
              </a:graphicData>
            </a:graphic>
          </wp:inline>
        </w:drawing>
      </w:r>
    </w:p>
    <w:p w14:paraId="5ADC016F" w14:textId="01E56660" w:rsidR="00C23053" w:rsidRDefault="007058AF" w:rsidP="00BF4C00">
      <w:pPr>
        <w:ind w:left="1020" w:firstLine="0"/>
      </w:pPr>
      <w:r w:rsidRPr="007058AF">
        <w:rPr>
          <w:noProof/>
          <w:lang w:val="es-419" w:eastAsia="es-419"/>
        </w:rPr>
        <w:drawing>
          <wp:inline distT="0" distB="0" distL="0" distR="0" wp14:anchorId="58950FD2" wp14:editId="5BF39201">
            <wp:extent cx="5292000" cy="1520319"/>
            <wp:effectExtent l="0" t="0" r="4445" b="3810"/>
            <wp:docPr id="6378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1211" name=""/>
                    <pic:cNvPicPr/>
                  </pic:nvPicPr>
                  <pic:blipFill>
                    <a:blip r:embed="rId37"/>
                    <a:stretch>
                      <a:fillRect/>
                    </a:stretch>
                  </pic:blipFill>
                  <pic:spPr>
                    <a:xfrm>
                      <a:off x="0" y="0"/>
                      <a:ext cx="5292000" cy="1520319"/>
                    </a:xfrm>
                    <a:prstGeom prst="rect">
                      <a:avLst/>
                    </a:prstGeom>
                  </pic:spPr>
                </pic:pic>
              </a:graphicData>
            </a:graphic>
          </wp:inline>
        </w:drawing>
      </w:r>
    </w:p>
    <w:p w14:paraId="5A571326" w14:textId="08C11AD9" w:rsidR="00C23053" w:rsidRDefault="00943F16" w:rsidP="00BF4C00">
      <w:pPr>
        <w:ind w:left="1020" w:firstLine="0"/>
      </w:pPr>
      <w:r w:rsidRPr="00943F16">
        <w:rPr>
          <w:noProof/>
          <w:lang w:val="es-419" w:eastAsia="es-419"/>
        </w:rPr>
        <w:drawing>
          <wp:inline distT="0" distB="0" distL="0" distR="0" wp14:anchorId="732FBCF6" wp14:editId="46CD75D8">
            <wp:extent cx="5292000" cy="1557069"/>
            <wp:effectExtent l="0" t="0" r="4445" b="5080"/>
            <wp:docPr id="83587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78030" name=""/>
                    <pic:cNvPicPr/>
                  </pic:nvPicPr>
                  <pic:blipFill>
                    <a:blip r:embed="rId38"/>
                    <a:stretch>
                      <a:fillRect/>
                    </a:stretch>
                  </pic:blipFill>
                  <pic:spPr>
                    <a:xfrm>
                      <a:off x="0" y="0"/>
                      <a:ext cx="5292000" cy="1557069"/>
                    </a:xfrm>
                    <a:prstGeom prst="rect">
                      <a:avLst/>
                    </a:prstGeom>
                  </pic:spPr>
                </pic:pic>
              </a:graphicData>
            </a:graphic>
          </wp:inline>
        </w:drawing>
      </w:r>
    </w:p>
    <w:p w14:paraId="1855D9AE" w14:textId="4B5B3425" w:rsidR="00C23053" w:rsidRDefault="008E2FE6" w:rsidP="00BF4C00">
      <w:pPr>
        <w:ind w:left="1020" w:firstLine="0"/>
      </w:pPr>
      <w:r w:rsidRPr="008E2FE6">
        <w:rPr>
          <w:noProof/>
          <w:lang w:val="es-419" w:eastAsia="es-419"/>
        </w:rPr>
        <w:lastRenderedPageBreak/>
        <w:drawing>
          <wp:inline distT="0" distB="0" distL="0" distR="0" wp14:anchorId="04EC55DF" wp14:editId="75F12C4A">
            <wp:extent cx="5292000" cy="1459823"/>
            <wp:effectExtent l="0" t="0" r="4445" b="7620"/>
            <wp:docPr id="44899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92398" name=""/>
                    <pic:cNvPicPr/>
                  </pic:nvPicPr>
                  <pic:blipFill>
                    <a:blip r:embed="rId39"/>
                    <a:stretch>
                      <a:fillRect/>
                    </a:stretch>
                  </pic:blipFill>
                  <pic:spPr>
                    <a:xfrm>
                      <a:off x="0" y="0"/>
                      <a:ext cx="5292000" cy="1459823"/>
                    </a:xfrm>
                    <a:prstGeom prst="rect">
                      <a:avLst/>
                    </a:prstGeom>
                  </pic:spPr>
                </pic:pic>
              </a:graphicData>
            </a:graphic>
          </wp:inline>
        </w:drawing>
      </w:r>
    </w:p>
    <w:p w14:paraId="52B597CA" w14:textId="26FF4D9D" w:rsidR="00943F16" w:rsidRDefault="0058025D" w:rsidP="00BF4C00">
      <w:pPr>
        <w:ind w:left="1020" w:firstLine="0"/>
      </w:pPr>
      <w:r w:rsidRPr="0058025D">
        <w:rPr>
          <w:noProof/>
          <w:lang w:val="es-419" w:eastAsia="es-419"/>
        </w:rPr>
        <w:drawing>
          <wp:inline distT="0" distB="0" distL="0" distR="0" wp14:anchorId="2B514CC3" wp14:editId="7F8D1C9A">
            <wp:extent cx="5292000" cy="1472262"/>
            <wp:effectExtent l="0" t="0" r="4445" b="0"/>
            <wp:docPr id="345942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42350" name="Picture 1" descr="A screenshot of a computer&#10;&#10;Description automatically generated"/>
                    <pic:cNvPicPr/>
                  </pic:nvPicPr>
                  <pic:blipFill>
                    <a:blip r:embed="rId40"/>
                    <a:stretch>
                      <a:fillRect/>
                    </a:stretch>
                  </pic:blipFill>
                  <pic:spPr>
                    <a:xfrm>
                      <a:off x="0" y="0"/>
                      <a:ext cx="5292000" cy="1472262"/>
                    </a:xfrm>
                    <a:prstGeom prst="rect">
                      <a:avLst/>
                    </a:prstGeom>
                  </pic:spPr>
                </pic:pic>
              </a:graphicData>
            </a:graphic>
          </wp:inline>
        </w:drawing>
      </w:r>
    </w:p>
    <w:p w14:paraId="0A9ECBED" w14:textId="355781B6" w:rsidR="00943F16" w:rsidRDefault="00B6478A" w:rsidP="00BF4C00">
      <w:pPr>
        <w:ind w:left="1020" w:firstLine="0"/>
      </w:pPr>
      <w:r w:rsidRPr="00B6478A">
        <w:rPr>
          <w:noProof/>
          <w:lang w:val="es-419" w:eastAsia="es-419"/>
        </w:rPr>
        <w:drawing>
          <wp:inline distT="0" distB="0" distL="0" distR="0" wp14:anchorId="79180053" wp14:editId="5E9974BC">
            <wp:extent cx="5292000" cy="1442862"/>
            <wp:effectExtent l="0" t="0" r="4445" b="5080"/>
            <wp:docPr id="15361491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49168" name="Picture 1" descr="A close-up of a computer screen&#10;&#10;Description automatically generated"/>
                    <pic:cNvPicPr/>
                  </pic:nvPicPr>
                  <pic:blipFill>
                    <a:blip r:embed="rId41"/>
                    <a:stretch>
                      <a:fillRect/>
                    </a:stretch>
                  </pic:blipFill>
                  <pic:spPr>
                    <a:xfrm>
                      <a:off x="0" y="0"/>
                      <a:ext cx="5292000" cy="1442862"/>
                    </a:xfrm>
                    <a:prstGeom prst="rect">
                      <a:avLst/>
                    </a:prstGeom>
                  </pic:spPr>
                </pic:pic>
              </a:graphicData>
            </a:graphic>
          </wp:inline>
        </w:drawing>
      </w:r>
    </w:p>
    <w:p w14:paraId="7C41DDFA" w14:textId="79E19BB2" w:rsidR="0058025D" w:rsidRDefault="00447C18" w:rsidP="00BF4C00">
      <w:pPr>
        <w:ind w:left="1020" w:firstLine="0"/>
      </w:pPr>
      <w:r w:rsidRPr="00447C18">
        <w:rPr>
          <w:noProof/>
          <w:lang w:val="es-419" w:eastAsia="es-419"/>
        </w:rPr>
        <w:drawing>
          <wp:inline distT="0" distB="0" distL="0" distR="0" wp14:anchorId="5F1EE83C" wp14:editId="5D6EB9E1">
            <wp:extent cx="5292000" cy="1477350"/>
            <wp:effectExtent l="0" t="0" r="4445" b="8890"/>
            <wp:docPr id="2500326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32630" name="Picture 1" descr="A screen shot of a computer&#10;&#10;Description automatically generated"/>
                    <pic:cNvPicPr/>
                  </pic:nvPicPr>
                  <pic:blipFill>
                    <a:blip r:embed="rId42"/>
                    <a:stretch>
                      <a:fillRect/>
                    </a:stretch>
                  </pic:blipFill>
                  <pic:spPr>
                    <a:xfrm>
                      <a:off x="0" y="0"/>
                      <a:ext cx="5292000" cy="1477350"/>
                    </a:xfrm>
                    <a:prstGeom prst="rect">
                      <a:avLst/>
                    </a:prstGeom>
                  </pic:spPr>
                </pic:pic>
              </a:graphicData>
            </a:graphic>
          </wp:inline>
        </w:drawing>
      </w:r>
    </w:p>
    <w:p w14:paraId="21C10C9F" w14:textId="28B9DB26" w:rsidR="00C23053" w:rsidRDefault="00C340C9" w:rsidP="00BF4C00">
      <w:pPr>
        <w:ind w:left="1020" w:firstLine="0"/>
      </w:pPr>
      <w:r w:rsidRPr="00C340C9">
        <w:rPr>
          <w:noProof/>
          <w:lang w:val="es-419" w:eastAsia="es-419"/>
        </w:rPr>
        <w:drawing>
          <wp:inline distT="0" distB="0" distL="0" distR="0" wp14:anchorId="7D1912C6" wp14:editId="2DB734E8">
            <wp:extent cx="5292000" cy="1596646"/>
            <wp:effectExtent l="0" t="0" r="4445" b="3810"/>
            <wp:docPr id="45324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44735" name=""/>
                    <pic:cNvPicPr/>
                  </pic:nvPicPr>
                  <pic:blipFill>
                    <a:blip r:embed="rId43"/>
                    <a:stretch>
                      <a:fillRect/>
                    </a:stretch>
                  </pic:blipFill>
                  <pic:spPr>
                    <a:xfrm>
                      <a:off x="0" y="0"/>
                      <a:ext cx="5292000" cy="1596646"/>
                    </a:xfrm>
                    <a:prstGeom prst="rect">
                      <a:avLst/>
                    </a:prstGeom>
                  </pic:spPr>
                </pic:pic>
              </a:graphicData>
            </a:graphic>
          </wp:inline>
        </w:drawing>
      </w:r>
    </w:p>
    <w:p w14:paraId="786967DE" w14:textId="4AB21ED2" w:rsidR="00783C75" w:rsidRDefault="006C26EE" w:rsidP="006C2E14">
      <w:pPr>
        <w:ind w:left="1020" w:firstLine="0"/>
      </w:pPr>
      <w:r w:rsidRPr="006C26EE">
        <w:rPr>
          <w:noProof/>
          <w:lang w:val="es-419" w:eastAsia="es-419"/>
        </w:rPr>
        <w:lastRenderedPageBreak/>
        <w:drawing>
          <wp:inline distT="0" distB="0" distL="0" distR="0" wp14:anchorId="370AA57C" wp14:editId="359C4D06">
            <wp:extent cx="5292000" cy="1571769"/>
            <wp:effectExtent l="0" t="0" r="4445" b="0"/>
            <wp:docPr id="26929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92320" name=""/>
                    <pic:cNvPicPr/>
                  </pic:nvPicPr>
                  <pic:blipFill>
                    <a:blip r:embed="rId44"/>
                    <a:stretch>
                      <a:fillRect/>
                    </a:stretch>
                  </pic:blipFill>
                  <pic:spPr>
                    <a:xfrm>
                      <a:off x="0" y="0"/>
                      <a:ext cx="5292000" cy="1571769"/>
                    </a:xfrm>
                    <a:prstGeom prst="rect">
                      <a:avLst/>
                    </a:prstGeom>
                  </pic:spPr>
                </pic:pic>
              </a:graphicData>
            </a:graphic>
          </wp:inline>
        </w:drawing>
      </w:r>
    </w:p>
    <w:p w14:paraId="67DFC937" w14:textId="77777777" w:rsidR="006C2E14" w:rsidRPr="00DF55ED" w:rsidRDefault="006C2E14" w:rsidP="006C2E14">
      <w:pPr>
        <w:ind w:left="1020" w:firstLine="0"/>
        <w:rPr>
          <w:sz w:val="12"/>
          <w:szCs w:val="12"/>
        </w:rPr>
      </w:pPr>
    </w:p>
    <w:p w14:paraId="6620ADEC" w14:textId="753E554F" w:rsidR="00F45EA7" w:rsidRPr="000964A6" w:rsidRDefault="006C2E14" w:rsidP="00325AEC">
      <w:pPr>
        <w:pStyle w:val="Prrafodelista"/>
        <w:numPr>
          <w:ilvl w:val="0"/>
          <w:numId w:val="20"/>
        </w:numPr>
        <w:ind w:left="927"/>
        <w:rPr>
          <w:b/>
        </w:rPr>
      </w:pPr>
      <w:proofErr w:type="spellStart"/>
      <w:r>
        <w:rPr>
          <w:b/>
        </w:rPr>
        <w:t>Using</w:t>
      </w:r>
      <w:proofErr w:type="spellEnd"/>
      <w:r>
        <w:rPr>
          <w:b/>
        </w:rPr>
        <w:t xml:space="preserve"> </w:t>
      </w:r>
      <w:r w:rsidR="00712543" w:rsidRPr="00712543">
        <w:rPr>
          <w:b/>
        </w:rPr>
        <w:t xml:space="preserve">NULL </w:t>
      </w:r>
      <w:r w:rsidR="0016608E">
        <w:rPr>
          <w:b/>
        </w:rPr>
        <w:t>Quiz</w:t>
      </w:r>
      <w:r w:rsidR="00F45EA7">
        <w:rPr>
          <w:b/>
        </w:rPr>
        <w:t>:</w:t>
      </w:r>
    </w:p>
    <w:p w14:paraId="63E623B9" w14:textId="2FD9C425" w:rsidR="00783C75" w:rsidRDefault="00B501AD" w:rsidP="006C2E14">
      <w:pPr>
        <w:ind w:left="1020" w:firstLine="0"/>
      </w:pPr>
      <w:r>
        <w:rPr>
          <w:noProof/>
          <w:lang w:val="es-419" w:eastAsia="es-419"/>
        </w:rPr>
        <w:drawing>
          <wp:inline distT="0" distB="0" distL="0" distR="0" wp14:anchorId="31D1BEAE" wp14:editId="23CCA7B6">
            <wp:extent cx="5292000" cy="118448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2000" cy="1184481"/>
                    </a:xfrm>
                    <a:prstGeom prst="rect">
                      <a:avLst/>
                    </a:prstGeom>
                    <a:noFill/>
                    <a:ln>
                      <a:noFill/>
                    </a:ln>
                  </pic:spPr>
                </pic:pic>
              </a:graphicData>
            </a:graphic>
          </wp:inline>
        </w:drawing>
      </w:r>
    </w:p>
    <w:p w14:paraId="6F108AD4" w14:textId="77777777" w:rsidR="006C2E14" w:rsidRPr="00DF55ED" w:rsidRDefault="006C2E14" w:rsidP="006C2E14">
      <w:pPr>
        <w:ind w:left="1020" w:firstLine="0"/>
        <w:rPr>
          <w:sz w:val="12"/>
          <w:szCs w:val="12"/>
        </w:rPr>
      </w:pPr>
    </w:p>
    <w:p w14:paraId="141123C8" w14:textId="6F9A0BF8" w:rsidR="0016608E" w:rsidRDefault="009E7B77" w:rsidP="00F65D19">
      <w:pPr>
        <w:pStyle w:val="Prrafodelista"/>
        <w:numPr>
          <w:ilvl w:val="0"/>
          <w:numId w:val="20"/>
        </w:numPr>
        <w:ind w:left="927"/>
        <w:rPr>
          <w:b/>
        </w:rPr>
      </w:pPr>
      <w:proofErr w:type="spellStart"/>
      <w:r>
        <w:rPr>
          <w:b/>
        </w:rPr>
        <w:t>Self</w:t>
      </w:r>
      <w:proofErr w:type="spellEnd"/>
      <w:r w:rsidR="0016608E">
        <w:rPr>
          <w:b/>
        </w:rPr>
        <w:t xml:space="preserve"> </w:t>
      </w:r>
      <w:r w:rsidR="00712543">
        <w:rPr>
          <w:b/>
        </w:rPr>
        <w:t>JOIN</w:t>
      </w:r>
      <w:r w:rsidR="0016608E">
        <w:rPr>
          <w:b/>
        </w:rPr>
        <w:t>:</w:t>
      </w:r>
    </w:p>
    <w:p w14:paraId="7E59F1DF" w14:textId="088BC3DC" w:rsidR="00F65D19" w:rsidRPr="00F65D19" w:rsidRDefault="00F640FA" w:rsidP="00F65D19">
      <w:pPr>
        <w:pStyle w:val="Prrafodelista"/>
        <w:ind w:left="927" w:firstLine="0"/>
        <w:rPr>
          <w:b/>
        </w:rPr>
      </w:pPr>
      <w:r w:rsidRPr="00F640FA">
        <w:rPr>
          <w:b/>
          <w:noProof/>
          <w:lang w:val="es-419" w:eastAsia="es-419"/>
        </w:rPr>
        <w:drawing>
          <wp:inline distT="0" distB="0" distL="0" distR="0" wp14:anchorId="11B3496C" wp14:editId="54DF531C">
            <wp:extent cx="5322498" cy="2124450"/>
            <wp:effectExtent l="0" t="0" r="0" b="9525"/>
            <wp:docPr id="164589886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98865" name="Picture 1" descr="A screenshot of a computer"/>
                    <pic:cNvPicPr/>
                  </pic:nvPicPr>
                  <pic:blipFill>
                    <a:blip r:embed="rId46"/>
                    <a:stretch>
                      <a:fillRect/>
                    </a:stretch>
                  </pic:blipFill>
                  <pic:spPr>
                    <a:xfrm>
                      <a:off x="0" y="0"/>
                      <a:ext cx="5355003" cy="2137424"/>
                    </a:xfrm>
                    <a:prstGeom prst="rect">
                      <a:avLst/>
                    </a:prstGeom>
                  </pic:spPr>
                </pic:pic>
              </a:graphicData>
            </a:graphic>
          </wp:inline>
        </w:drawing>
      </w:r>
    </w:p>
    <w:p w14:paraId="69245D12" w14:textId="2F9B84F2" w:rsidR="00F640FA" w:rsidRPr="00F65D19" w:rsidRDefault="00496DC4" w:rsidP="00F65D19">
      <w:pPr>
        <w:pStyle w:val="Prrafodelista"/>
        <w:ind w:left="927" w:firstLine="0"/>
        <w:rPr>
          <w:b/>
        </w:rPr>
      </w:pPr>
      <w:r w:rsidRPr="00496DC4">
        <w:rPr>
          <w:b/>
          <w:noProof/>
          <w:lang w:val="es-419" w:eastAsia="es-419"/>
        </w:rPr>
        <w:lastRenderedPageBreak/>
        <w:drawing>
          <wp:inline distT="0" distB="0" distL="0" distR="0" wp14:anchorId="7C47F367" wp14:editId="3C570F30">
            <wp:extent cx="5338327" cy="2282477"/>
            <wp:effectExtent l="0" t="0" r="0" b="3810"/>
            <wp:docPr id="1590094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94075" name="Picture 1" descr="A screenshot of a computer&#10;&#10;Description automatically generated"/>
                    <pic:cNvPicPr/>
                  </pic:nvPicPr>
                  <pic:blipFill>
                    <a:blip r:embed="rId47"/>
                    <a:stretch>
                      <a:fillRect/>
                    </a:stretch>
                  </pic:blipFill>
                  <pic:spPr>
                    <a:xfrm>
                      <a:off x="0" y="0"/>
                      <a:ext cx="5354516" cy="2289399"/>
                    </a:xfrm>
                    <a:prstGeom prst="rect">
                      <a:avLst/>
                    </a:prstGeom>
                  </pic:spPr>
                </pic:pic>
              </a:graphicData>
            </a:graphic>
          </wp:inline>
        </w:drawing>
      </w:r>
    </w:p>
    <w:p w14:paraId="42B1587E" w14:textId="77777777" w:rsidR="00496DC4" w:rsidRDefault="002B5B5B" w:rsidP="00F65D19">
      <w:pPr>
        <w:pStyle w:val="Prrafodelista"/>
        <w:ind w:left="927" w:firstLine="0"/>
        <w:rPr>
          <w:b/>
        </w:rPr>
      </w:pPr>
      <w:r w:rsidRPr="002B5B5B">
        <w:rPr>
          <w:b/>
          <w:noProof/>
          <w:lang w:val="es-419" w:eastAsia="es-419"/>
        </w:rPr>
        <w:drawing>
          <wp:inline distT="0" distB="0" distL="0" distR="0" wp14:anchorId="519192F6" wp14:editId="0B9BF3E3">
            <wp:extent cx="5357112" cy="2396964"/>
            <wp:effectExtent l="0" t="0" r="0" b="3810"/>
            <wp:docPr id="133306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64946" name=""/>
                    <pic:cNvPicPr/>
                  </pic:nvPicPr>
                  <pic:blipFill>
                    <a:blip r:embed="rId48"/>
                    <a:stretch>
                      <a:fillRect/>
                    </a:stretch>
                  </pic:blipFill>
                  <pic:spPr>
                    <a:xfrm>
                      <a:off x="0" y="0"/>
                      <a:ext cx="5367444" cy="2401587"/>
                    </a:xfrm>
                    <a:prstGeom prst="rect">
                      <a:avLst/>
                    </a:prstGeom>
                  </pic:spPr>
                </pic:pic>
              </a:graphicData>
            </a:graphic>
          </wp:inline>
        </w:drawing>
      </w:r>
    </w:p>
    <w:p w14:paraId="789944CC" w14:textId="77777777" w:rsidR="002B5B5B" w:rsidRDefault="00A80232" w:rsidP="00F65D19">
      <w:pPr>
        <w:pStyle w:val="Prrafodelista"/>
        <w:ind w:left="927" w:firstLine="0"/>
        <w:rPr>
          <w:b/>
        </w:rPr>
      </w:pPr>
      <w:r w:rsidRPr="00A80232">
        <w:rPr>
          <w:b/>
          <w:noProof/>
          <w:lang w:val="es-419" w:eastAsia="es-419"/>
        </w:rPr>
        <w:drawing>
          <wp:inline distT="0" distB="0" distL="0" distR="0" wp14:anchorId="3E39D264" wp14:editId="5BA952CE">
            <wp:extent cx="5346722" cy="2240939"/>
            <wp:effectExtent l="0" t="0" r="6350" b="6985"/>
            <wp:docPr id="99408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87099" name=""/>
                    <pic:cNvPicPr/>
                  </pic:nvPicPr>
                  <pic:blipFill>
                    <a:blip r:embed="rId49"/>
                    <a:stretch>
                      <a:fillRect/>
                    </a:stretch>
                  </pic:blipFill>
                  <pic:spPr>
                    <a:xfrm>
                      <a:off x="0" y="0"/>
                      <a:ext cx="5362295" cy="2247466"/>
                    </a:xfrm>
                    <a:prstGeom prst="rect">
                      <a:avLst/>
                    </a:prstGeom>
                  </pic:spPr>
                </pic:pic>
              </a:graphicData>
            </a:graphic>
          </wp:inline>
        </w:drawing>
      </w:r>
    </w:p>
    <w:p w14:paraId="01632802" w14:textId="77777777" w:rsidR="002B5B5B" w:rsidRDefault="007B619E" w:rsidP="00F65D19">
      <w:pPr>
        <w:pStyle w:val="Prrafodelista"/>
        <w:ind w:left="927" w:firstLine="0"/>
        <w:rPr>
          <w:b/>
        </w:rPr>
      </w:pPr>
      <w:r w:rsidRPr="007B619E">
        <w:rPr>
          <w:b/>
          <w:noProof/>
          <w:lang w:val="es-419" w:eastAsia="es-419"/>
        </w:rPr>
        <w:lastRenderedPageBreak/>
        <w:drawing>
          <wp:inline distT="0" distB="0" distL="0" distR="0" wp14:anchorId="681C38C5" wp14:editId="3DE84937">
            <wp:extent cx="5373545" cy="2151715"/>
            <wp:effectExtent l="0" t="0" r="0" b="1270"/>
            <wp:docPr id="119832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22090" name=""/>
                    <pic:cNvPicPr/>
                  </pic:nvPicPr>
                  <pic:blipFill>
                    <a:blip r:embed="rId50"/>
                    <a:stretch>
                      <a:fillRect/>
                    </a:stretch>
                  </pic:blipFill>
                  <pic:spPr>
                    <a:xfrm>
                      <a:off x="0" y="0"/>
                      <a:ext cx="5389473" cy="2158093"/>
                    </a:xfrm>
                    <a:prstGeom prst="rect">
                      <a:avLst/>
                    </a:prstGeom>
                  </pic:spPr>
                </pic:pic>
              </a:graphicData>
            </a:graphic>
          </wp:inline>
        </w:drawing>
      </w:r>
    </w:p>
    <w:p w14:paraId="0077E156" w14:textId="77777777" w:rsidR="002B5B5B" w:rsidRDefault="00490839" w:rsidP="00F65D19">
      <w:pPr>
        <w:pStyle w:val="Prrafodelista"/>
        <w:ind w:left="927" w:firstLine="0"/>
        <w:rPr>
          <w:b/>
        </w:rPr>
      </w:pPr>
      <w:r w:rsidRPr="00490839">
        <w:rPr>
          <w:b/>
          <w:noProof/>
          <w:lang w:val="es-419" w:eastAsia="es-419"/>
        </w:rPr>
        <w:drawing>
          <wp:inline distT="0" distB="0" distL="0" distR="0" wp14:anchorId="160479B7" wp14:editId="5F62CE1E">
            <wp:extent cx="5384741" cy="1911698"/>
            <wp:effectExtent l="0" t="0" r="6985" b="0"/>
            <wp:docPr id="101313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34784" name=""/>
                    <pic:cNvPicPr/>
                  </pic:nvPicPr>
                  <pic:blipFill>
                    <a:blip r:embed="rId51"/>
                    <a:stretch>
                      <a:fillRect/>
                    </a:stretch>
                  </pic:blipFill>
                  <pic:spPr>
                    <a:xfrm>
                      <a:off x="0" y="0"/>
                      <a:ext cx="5423692" cy="1925527"/>
                    </a:xfrm>
                    <a:prstGeom prst="rect">
                      <a:avLst/>
                    </a:prstGeom>
                  </pic:spPr>
                </pic:pic>
              </a:graphicData>
            </a:graphic>
          </wp:inline>
        </w:drawing>
      </w:r>
    </w:p>
    <w:p w14:paraId="7BAA25E5" w14:textId="77777777" w:rsidR="002B5B5B" w:rsidRDefault="00415958" w:rsidP="00F65D19">
      <w:pPr>
        <w:pStyle w:val="Prrafodelista"/>
        <w:ind w:left="927" w:firstLine="0"/>
        <w:rPr>
          <w:b/>
        </w:rPr>
      </w:pPr>
      <w:r w:rsidRPr="00415958">
        <w:rPr>
          <w:b/>
          <w:noProof/>
          <w:lang w:val="es-419" w:eastAsia="es-419"/>
        </w:rPr>
        <w:drawing>
          <wp:inline distT="0" distB="0" distL="0" distR="0" wp14:anchorId="32155474" wp14:editId="7313101B">
            <wp:extent cx="5372572" cy="2434877"/>
            <wp:effectExtent l="0" t="0" r="0" b="3810"/>
            <wp:docPr id="6277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52453" name=""/>
                    <pic:cNvPicPr/>
                  </pic:nvPicPr>
                  <pic:blipFill>
                    <a:blip r:embed="rId52"/>
                    <a:stretch>
                      <a:fillRect/>
                    </a:stretch>
                  </pic:blipFill>
                  <pic:spPr>
                    <a:xfrm>
                      <a:off x="0" y="0"/>
                      <a:ext cx="5394454" cy="2444794"/>
                    </a:xfrm>
                    <a:prstGeom prst="rect">
                      <a:avLst/>
                    </a:prstGeom>
                  </pic:spPr>
                </pic:pic>
              </a:graphicData>
            </a:graphic>
          </wp:inline>
        </w:drawing>
      </w:r>
    </w:p>
    <w:p w14:paraId="5363F117" w14:textId="77777777" w:rsidR="002B5B5B" w:rsidRDefault="00D92628" w:rsidP="00F65D19">
      <w:pPr>
        <w:pStyle w:val="Prrafodelista"/>
        <w:ind w:left="927" w:firstLine="0"/>
        <w:rPr>
          <w:b/>
        </w:rPr>
      </w:pPr>
      <w:r w:rsidRPr="00D92628">
        <w:rPr>
          <w:b/>
          <w:noProof/>
          <w:lang w:val="es-419" w:eastAsia="es-419"/>
        </w:rPr>
        <w:lastRenderedPageBreak/>
        <w:drawing>
          <wp:inline distT="0" distB="0" distL="0" distR="0" wp14:anchorId="36B4796F" wp14:editId="0A74F80B">
            <wp:extent cx="5394992" cy="2375295"/>
            <wp:effectExtent l="0" t="0" r="0" b="6350"/>
            <wp:docPr id="68555927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59275" name="Picture 1" descr="A screenshot of a computer error&#10;&#10;Description automatically generated"/>
                    <pic:cNvPicPr/>
                  </pic:nvPicPr>
                  <pic:blipFill>
                    <a:blip r:embed="rId53"/>
                    <a:stretch>
                      <a:fillRect/>
                    </a:stretch>
                  </pic:blipFill>
                  <pic:spPr>
                    <a:xfrm>
                      <a:off x="0" y="0"/>
                      <a:ext cx="5407227" cy="2380682"/>
                    </a:xfrm>
                    <a:prstGeom prst="rect">
                      <a:avLst/>
                    </a:prstGeom>
                  </pic:spPr>
                </pic:pic>
              </a:graphicData>
            </a:graphic>
          </wp:inline>
        </w:drawing>
      </w:r>
    </w:p>
    <w:p w14:paraId="48A153C9" w14:textId="1F9B59DD" w:rsidR="00496DC4" w:rsidRPr="00E242CB" w:rsidRDefault="00A6018C" w:rsidP="00E242CB">
      <w:pPr>
        <w:pStyle w:val="Prrafodelista"/>
        <w:ind w:left="927" w:firstLine="0"/>
        <w:rPr>
          <w:b/>
        </w:rPr>
      </w:pPr>
      <w:r w:rsidRPr="00A6018C">
        <w:rPr>
          <w:b/>
          <w:noProof/>
          <w:lang w:val="es-419" w:eastAsia="es-419"/>
        </w:rPr>
        <w:drawing>
          <wp:inline distT="0" distB="0" distL="0" distR="0" wp14:anchorId="2879BC95" wp14:editId="259EF908">
            <wp:extent cx="5408762" cy="2106297"/>
            <wp:effectExtent l="0" t="0" r="1905" b="8255"/>
            <wp:docPr id="1755990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90164" name="Picture 1" descr="A screenshot of a computer&#10;&#10;Description automatically generated"/>
                    <pic:cNvPicPr/>
                  </pic:nvPicPr>
                  <pic:blipFill>
                    <a:blip r:embed="rId54"/>
                    <a:stretch>
                      <a:fillRect/>
                    </a:stretch>
                  </pic:blipFill>
                  <pic:spPr>
                    <a:xfrm>
                      <a:off x="0" y="0"/>
                      <a:ext cx="5425678" cy="2112885"/>
                    </a:xfrm>
                    <a:prstGeom prst="rect">
                      <a:avLst/>
                    </a:prstGeom>
                  </pic:spPr>
                </pic:pic>
              </a:graphicData>
            </a:graphic>
          </wp:inline>
        </w:drawing>
      </w:r>
    </w:p>
    <w:p w14:paraId="3464EA38" w14:textId="741062BC" w:rsidR="00B62666" w:rsidRPr="00B62666" w:rsidRDefault="00B62666" w:rsidP="00B62666">
      <w:pPr>
        <w:pStyle w:val="Prrafodelista"/>
        <w:ind w:left="1020" w:firstLine="0"/>
        <w:rPr>
          <w:color w:val="FFFFFF" w:themeColor="background1"/>
        </w:rPr>
      </w:pPr>
      <w:r w:rsidRPr="00B62666">
        <w:rPr>
          <w:color w:val="FFFFFF" w:themeColor="background1"/>
          <w:sz w:val="12"/>
          <w:szCs w:val="12"/>
        </w:rPr>
        <w:t>.</w:t>
      </w:r>
    </w:p>
    <w:p w14:paraId="6D71497D" w14:textId="1450E46E" w:rsidR="0016608E" w:rsidRPr="000964A6" w:rsidRDefault="009E7B77" w:rsidP="006C2E14">
      <w:pPr>
        <w:pStyle w:val="Prrafodelista"/>
        <w:numPr>
          <w:ilvl w:val="0"/>
          <w:numId w:val="20"/>
        </w:numPr>
        <w:ind w:left="927"/>
        <w:rPr>
          <w:b/>
        </w:rPr>
      </w:pPr>
      <w:proofErr w:type="spellStart"/>
      <w:r>
        <w:rPr>
          <w:b/>
        </w:rPr>
        <w:t>Self</w:t>
      </w:r>
      <w:proofErr w:type="spellEnd"/>
      <w:r w:rsidR="0016608E">
        <w:rPr>
          <w:b/>
        </w:rPr>
        <w:t xml:space="preserve"> </w:t>
      </w:r>
      <w:r w:rsidR="00712543">
        <w:rPr>
          <w:b/>
        </w:rPr>
        <w:t>JOIN</w:t>
      </w:r>
      <w:r>
        <w:rPr>
          <w:b/>
        </w:rPr>
        <w:t xml:space="preserve"> </w:t>
      </w:r>
      <w:r>
        <w:rPr>
          <w:b/>
        </w:rPr>
        <w:tab/>
        <w:t>quiz</w:t>
      </w:r>
      <w:r w:rsidR="0016608E">
        <w:rPr>
          <w:b/>
        </w:rPr>
        <w:t>:</w:t>
      </w:r>
    </w:p>
    <w:p w14:paraId="7BEC279C" w14:textId="6288F164" w:rsidR="002F1CF8" w:rsidRDefault="003253D2" w:rsidP="003253D2">
      <w:pPr>
        <w:ind w:left="1020" w:firstLine="0"/>
      </w:pPr>
      <w:r w:rsidRPr="003253D2">
        <w:rPr>
          <w:noProof/>
        </w:rPr>
        <w:drawing>
          <wp:inline distT="0" distB="0" distL="0" distR="0" wp14:anchorId="3AA17A8C" wp14:editId="6A6254F0">
            <wp:extent cx="5943600" cy="9925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92505"/>
                    </a:xfrm>
                    <a:prstGeom prst="rect">
                      <a:avLst/>
                    </a:prstGeom>
                  </pic:spPr>
                </pic:pic>
              </a:graphicData>
            </a:graphic>
          </wp:inline>
        </w:drawing>
      </w:r>
    </w:p>
    <w:p w14:paraId="5D5FDFE1" w14:textId="5C7F7552" w:rsidR="002E4ED6" w:rsidRPr="00036BA2" w:rsidRDefault="00B62666" w:rsidP="00036BA2">
      <w:pPr>
        <w:pStyle w:val="Prrafodelista"/>
        <w:ind w:left="1020" w:firstLine="0"/>
        <w:rPr>
          <w:color w:val="FFFFFF" w:themeColor="background1"/>
        </w:rPr>
      </w:pPr>
      <w:r w:rsidRPr="00B62666">
        <w:rPr>
          <w:color w:val="FFFFFF" w:themeColor="background1"/>
          <w:sz w:val="12"/>
          <w:szCs w:val="12"/>
        </w:rPr>
        <w:t>.</w:t>
      </w:r>
    </w:p>
    <w:p w14:paraId="348C9725" w14:textId="77777777" w:rsidR="00036BA2" w:rsidRDefault="00036BA2">
      <w:pPr>
        <w:spacing w:after="160" w:line="259" w:lineRule="auto"/>
        <w:ind w:firstLine="0"/>
        <w:jc w:val="left"/>
      </w:pPr>
      <w:r>
        <w:br w:type="page"/>
      </w:r>
    </w:p>
    <w:p w14:paraId="02635005" w14:textId="4881BF16" w:rsidR="006C4969" w:rsidRDefault="006C4969" w:rsidP="00E077C7">
      <w:pPr>
        <w:pStyle w:val="Prrafodelista"/>
        <w:numPr>
          <w:ilvl w:val="0"/>
          <w:numId w:val="6"/>
        </w:numPr>
      </w:pPr>
      <w:r w:rsidRPr="006C4969">
        <w:lastRenderedPageBreak/>
        <w:t>Propongan preguntas que cumplan los siguientes requerimientos.</w:t>
      </w:r>
    </w:p>
    <w:p w14:paraId="06144E79" w14:textId="77777777" w:rsidR="002F1CF8" w:rsidRPr="000964A6" w:rsidRDefault="002F1CF8" w:rsidP="002F1CF8">
      <w:pPr>
        <w:pStyle w:val="Prrafodelista"/>
        <w:numPr>
          <w:ilvl w:val="0"/>
          <w:numId w:val="16"/>
        </w:numPr>
        <w:rPr>
          <w:b/>
        </w:rPr>
      </w:pPr>
      <w:r w:rsidRPr="000964A6">
        <w:rPr>
          <w:b/>
        </w:rPr>
        <w:t>Consultas Operadores de Conjuntos (5):</w:t>
      </w:r>
    </w:p>
    <w:p w14:paraId="564EEDF6" w14:textId="77777777" w:rsidR="009B2295" w:rsidRDefault="009B2295" w:rsidP="009B2295">
      <w:pPr>
        <w:ind w:left="1080" w:firstLine="0"/>
      </w:pPr>
      <w:r w:rsidRPr="009B2295">
        <w:t>UNION:</w:t>
      </w:r>
    </w:p>
    <w:p w14:paraId="6F8E68B8" w14:textId="235D889F" w:rsidR="009B2295" w:rsidRPr="009B2295" w:rsidRDefault="009B2295" w:rsidP="009B2295">
      <w:pPr>
        <w:ind w:left="1080" w:firstLine="0"/>
      </w:pPr>
      <w:r w:rsidRPr="009B2295">
        <w:t>Pregunta: ¿Cuáles son los nombres de los huéspedes que han realizado una reserva o han dejado una calificación</w:t>
      </w:r>
    </w:p>
    <w:p w14:paraId="51912EE2" w14:textId="5CAEB079" w:rsidR="009B2295" w:rsidRPr="006F5CB9" w:rsidRDefault="009B2295" w:rsidP="009B2295">
      <w:pPr>
        <w:ind w:left="1080" w:firstLine="0"/>
        <w:rPr>
          <w:lang w:val="en-US"/>
        </w:rPr>
      </w:pPr>
      <w:r w:rsidRPr="006F5CB9">
        <w:rPr>
          <w:lang w:val="en-US"/>
        </w:rPr>
        <w:t>Consulta:</w:t>
      </w:r>
    </w:p>
    <w:p w14:paraId="77773A83" w14:textId="642E83A2" w:rsidR="009B2295" w:rsidRPr="006F5CB9" w:rsidRDefault="009B2295" w:rsidP="009B2295">
      <w:pPr>
        <w:ind w:left="1080" w:firstLine="0"/>
        <w:rPr>
          <w:lang w:val="en-US"/>
        </w:rPr>
      </w:pPr>
      <w:r w:rsidRPr="006F5CB9">
        <w:rPr>
          <w:lang w:val="en-US"/>
        </w:rPr>
        <w:t xml:space="preserve">SELECT name FROM Guest WHERE </w:t>
      </w:r>
      <w:proofErr w:type="spellStart"/>
      <w:r w:rsidRPr="006F5CB9">
        <w:rPr>
          <w:lang w:val="en-US"/>
        </w:rPr>
        <w:t>GuestId</w:t>
      </w:r>
      <w:proofErr w:type="spellEnd"/>
      <w:r w:rsidRPr="006F5CB9">
        <w:rPr>
          <w:lang w:val="en-US"/>
        </w:rPr>
        <w:t xml:space="preserve"> IN (SELECT </w:t>
      </w:r>
      <w:proofErr w:type="spellStart"/>
      <w:r w:rsidRPr="006F5CB9">
        <w:rPr>
          <w:lang w:val="en-US"/>
        </w:rPr>
        <w:t>GuestId</w:t>
      </w:r>
      <w:proofErr w:type="spellEnd"/>
      <w:r w:rsidRPr="006F5CB9">
        <w:rPr>
          <w:lang w:val="en-US"/>
        </w:rPr>
        <w:t xml:space="preserve"> FROM Booking) UNION SELECT name FROM Guest WHERE </w:t>
      </w:r>
      <w:proofErr w:type="spellStart"/>
      <w:r w:rsidRPr="006F5CB9">
        <w:rPr>
          <w:lang w:val="en-US"/>
        </w:rPr>
        <w:t>GuestId</w:t>
      </w:r>
      <w:proofErr w:type="spellEnd"/>
      <w:r w:rsidRPr="006F5CB9">
        <w:rPr>
          <w:lang w:val="en-US"/>
        </w:rPr>
        <w:t xml:space="preserve"> IN (SELECT </w:t>
      </w:r>
      <w:proofErr w:type="spellStart"/>
      <w:r w:rsidRPr="006F5CB9">
        <w:rPr>
          <w:lang w:val="en-US"/>
        </w:rPr>
        <w:t>GuestId</w:t>
      </w:r>
      <w:proofErr w:type="spellEnd"/>
      <w:r w:rsidRPr="006F5CB9">
        <w:rPr>
          <w:lang w:val="en-US"/>
        </w:rPr>
        <w:t xml:space="preserve"> FROM rate);</w:t>
      </w:r>
    </w:p>
    <w:p w14:paraId="677CD596" w14:textId="77777777" w:rsidR="009B2295" w:rsidRPr="006F5CB9" w:rsidRDefault="009B2295" w:rsidP="009B2295">
      <w:pPr>
        <w:ind w:left="1080" w:firstLine="0"/>
        <w:rPr>
          <w:lang w:val="en-US"/>
        </w:rPr>
      </w:pPr>
    </w:p>
    <w:p w14:paraId="4D431085" w14:textId="77777777" w:rsidR="009B2295" w:rsidRDefault="009B2295" w:rsidP="009B2295">
      <w:pPr>
        <w:ind w:left="1080" w:firstLine="0"/>
      </w:pPr>
      <w:r w:rsidRPr="009B2295">
        <w:t>UNION ALL:</w:t>
      </w:r>
    </w:p>
    <w:p w14:paraId="3897032D" w14:textId="77777777" w:rsidR="009B2295" w:rsidRDefault="009B2295" w:rsidP="009B2295">
      <w:pPr>
        <w:ind w:left="1080" w:firstLine="0"/>
      </w:pPr>
      <w:r w:rsidRPr="009B2295">
        <w:t>Pregunta: ¿Cuántas veces ha sido reservada cada habitación, inc</w:t>
      </w:r>
      <w:r>
        <w:t>luyendo las reservas repetidas?</w:t>
      </w:r>
    </w:p>
    <w:p w14:paraId="77A5F165" w14:textId="3BCCBDB8" w:rsidR="009B2295" w:rsidRPr="006F5CB9" w:rsidRDefault="009B2295" w:rsidP="009B2295">
      <w:pPr>
        <w:ind w:left="1080" w:firstLine="0"/>
        <w:rPr>
          <w:lang w:val="en-US"/>
        </w:rPr>
      </w:pPr>
      <w:r w:rsidRPr="006F5CB9">
        <w:rPr>
          <w:lang w:val="en-US"/>
        </w:rPr>
        <w:t>Consulta:</w:t>
      </w:r>
    </w:p>
    <w:p w14:paraId="633DA649" w14:textId="77777777" w:rsidR="009B2295" w:rsidRPr="006F5CB9" w:rsidRDefault="009B2295" w:rsidP="009B2295">
      <w:pPr>
        <w:ind w:left="1080" w:firstLine="0"/>
        <w:rPr>
          <w:lang w:val="en-US"/>
        </w:rPr>
      </w:pPr>
      <w:r w:rsidRPr="006F5CB9">
        <w:rPr>
          <w:lang w:val="en-US"/>
        </w:rPr>
        <w:t xml:space="preserve">SELECT </w:t>
      </w:r>
      <w:proofErr w:type="spellStart"/>
      <w:r w:rsidRPr="006F5CB9">
        <w:rPr>
          <w:lang w:val="en-US"/>
        </w:rPr>
        <w:t>room_no</w:t>
      </w:r>
      <w:proofErr w:type="spellEnd"/>
      <w:r w:rsidRPr="006F5CB9">
        <w:rPr>
          <w:lang w:val="en-US"/>
        </w:rPr>
        <w:t xml:space="preserve">, COUNT(*) FROM Booking GROUP BY </w:t>
      </w:r>
      <w:proofErr w:type="spellStart"/>
      <w:r w:rsidRPr="006F5CB9">
        <w:rPr>
          <w:lang w:val="en-US"/>
        </w:rPr>
        <w:t>room_no</w:t>
      </w:r>
      <w:proofErr w:type="spellEnd"/>
      <w:r w:rsidRPr="006F5CB9">
        <w:rPr>
          <w:lang w:val="en-US"/>
        </w:rPr>
        <w:t xml:space="preserve"> UNION ALL SELECT </w:t>
      </w:r>
      <w:proofErr w:type="spellStart"/>
      <w:r w:rsidRPr="006F5CB9">
        <w:rPr>
          <w:lang w:val="en-US"/>
        </w:rPr>
        <w:t>room_no</w:t>
      </w:r>
      <w:proofErr w:type="spellEnd"/>
      <w:r w:rsidRPr="006F5CB9">
        <w:rPr>
          <w:lang w:val="en-US"/>
        </w:rPr>
        <w:t xml:space="preserve">, COUNT(*) FROM Booking GROUP BY </w:t>
      </w:r>
      <w:proofErr w:type="spellStart"/>
      <w:r w:rsidRPr="006F5CB9">
        <w:rPr>
          <w:lang w:val="en-US"/>
        </w:rPr>
        <w:t>room_no</w:t>
      </w:r>
      <w:proofErr w:type="spellEnd"/>
      <w:r w:rsidRPr="006F5CB9">
        <w:rPr>
          <w:lang w:val="en-US"/>
        </w:rPr>
        <w:t>;</w:t>
      </w:r>
    </w:p>
    <w:p w14:paraId="21760DA0" w14:textId="77777777" w:rsidR="009B2295" w:rsidRPr="006F5CB9" w:rsidRDefault="009B2295" w:rsidP="009B2295">
      <w:pPr>
        <w:ind w:left="1080" w:firstLine="0"/>
        <w:rPr>
          <w:lang w:val="en-US"/>
        </w:rPr>
      </w:pPr>
    </w:p>
    <w:p w14:paraId="080DEBC8" w14:textId="77777777" w:rsidR="009B2295" w:rsidRDefault="009B2295" w:rsidP="009B2295">
      <w:pPr>
        <w:ind w:left="1080" w:firstLine="0"/>
      </w:pPr>
      <w:r w:rsidRPr="009B2295">
        <w:t>INTERSECT:</w:t>
      </w:r>
    </w:p>
    <w:p w14:paraId="5BFDD5C8" w14:textId="77777777" w:rsidR="009B2295" w:rsidRDefault="009B2295" w:rsidP="009B2295">
      <w:pPr>
        <w:ind w:left="1080" w:firstLine="0"/>
      </w:pPr>
      <w:r w:rsidRPr="009B2295">
        <w:t>Pregunta: ¿Cuáles son los nombres de los huéspedes que han realizado una reserva</w:t>
      </w:r>
      <w:r>
        <w:t xml:space="preserve"> y han dejado una calificación?</w:t>
      </w:r>
    </w:p>
    <w:p w14:paraId="004A367A" w14:textId="107E6538" w:rsidR="009B2295" w:rsidRPr="006F5CB9" w:rsidRDefault="009B2295" w:rsidP="009B2295">
      <w:pPr>
        <w:ind w:left="1080" w:firstLine="0"/>
        <w:rPr>
          <w:lang w:val="en-US"/>
        </w:rPr>
      </w:pPr>
      <w:r w:rsidRPr="006F5CB9">
        <w:rPr>
          <w:lang w:val="en-US"/>
        </w:rPr>
        <w:t>Consulta:</w:t>
      </w:r>
    </w:p>
    <w:p w14:paraId="5E1B89E9" w14:textId="77777777" w:rsidR="009B2295" w:rsidRPr="006F5CB9" w:rsidRDefault="009B2295" w:rsidP="009B2295">
      <w:pPr>
        <w:ind w:left="1080" w:firstLine="0"/>
        <w:rPr>
          <w:lang w:val="en-US"/>
        </w:rPr>
      </w:pPr>
      <w:r w:rsidRPr="006F5CB9">
        <w:rPr>
          <w:lang w:val="en-US"/>
        </w:rPr>
        <w:t xml:space="preserve">SELECT name FROM Guest WHERE </w:t>
      </w:r>
      <w:proofErr w:type="spellStart"/>
      <w:r w:rsidRPr="006F5CB9">
        <w:rPr>
          <w:lang w:val="en-US"/>
        </w:rPr>
        <w:t>GuestId</w:t>
      </w:r>
      <w:proofErr w:type="spellEnd"/>
      <w:r w:rsidRPr="006F5CB9">
        <w:rPr>
          <w:lang w:val="en-US"/>
        </w:rPr>
        <w:t xml:space="preserve"> IN (SELECT </w:t>
      </w:r>
      <w:proofErr w:type="spellStart"/>
      <w:r w:rsidRPr="006F5CB9">
        <w:rPr>
          <w:lang w:val="en-US"/>
        </w:rPr>
        <w:t>GuestId</w:t>
      </w:r>
      <w:proofErr w:type="spellEnd"/>
      <w:r w:rsidRPr="006F5CB9">
        <w:rPr>
          <w:lang w:val="en-US"/>
        </w:rPr>
        <w:t xml:space="preserve"> FROM Booking) INTERSECT SELECT name FROM Guest WHERE </w:t>
      </w:r>
      <w:proofErr w:type="spellStart"/>
      <w:r w:rsidRPr="006F5CB9">
        <w:rPr>
          <w:lang w:val="en-US"/>
        </w:rPr>
        <w:t>GuestId</w:t>
      </w:r>
      <w:proofErr w:type="spellEnd"/>
      <w:r w:rsidRPr="006F5CB9">
        <w:rPr>
          <w:lang w:val="en-US"/>
        </w:rPr>
        <w:t xml:space="preserve"> IN (SELECT </w:t>
      </w:r>
      <w:proofErr w:type="spellStart"/>
      <w:r w:rsidRPr="006F5CB9">
        <w:rPr>
          <w:lang w:val="en-US"/>
        </w:rPr>
        <w:t>GuestId</w:t>
      </w:r>
      <w:proofErr w:type="spellEnd"/>
      <w:r w:rsidRPr="006F5CB9">
        <w:rPr>
          <w:lang w:val="en-US"/>
        </w:rPr>
        <w:t xml:space="preserve"> FROM rate);</w:t>
      </w:r>
    </w:p>
    <w:p w14:paraId="2EDF3EAF" w14:textId="77777777" w:rsidR="009B2295" w:rsidRPr="006F5CB9" w:rsidRDefault="009B2295" w:rsidP="009B2295">
      <w:pPr>
        <w:ind w:left="1080" w:firstLine="0"/>
        <w:rPr>
          <w:lang w:val="en-US"/>
        </w:rPr>
      </w:pPr>
    </w:p>
    <w:p w14:paraId="7E82EFDF" w14:textId="77777777" w:rsidR="009B2295" w:rsidRDefault="009B2295" w:rsidP="009B2295">
      <w:pPr>
        <w:ind w:left="1080" w:firstLine="0"/>
      </w:pPr>
      <w:r w:rsidRPr="009B2295">
        <w:t>EXCEPT:</w:t>
      </w:r>
    </w:p>
    <w:p w14:paraId="51B48E45" w14:textId="77777777" w:rsidR="009B2295" w:rsidRDefault="009B2295" w:rsidP="009B2295">
      <w:pPr>
        <w:ind w:left="1080" w:firstLine="0"/>
      </w:pPr>
      <w:r w:rsidRPr="009B2295">
        <w:t xml:space="preserve">Pregunta: ¿Cuáles son los nombres de los huéspedes que han realizado una </w:t>
      </w:r>
      <w:proofErr w:type="gramStart"/>
      <w:r w:rsidRPr="009B2295">
        <w:t>reserva</w:t>
      </w:r>
      <w:proofErr w:type="gramEnd"/>
      <w:r w:rsidRPr="009B2295">
        <w:t xml:space="preserve"> pero </w:t>
      </w:r>
      <w:r>
        <w:t>no han dejado una calificación?</w:t>
      </w:r>
    </w:p>
    <w:p w14:paraId="78236E47" w14:textId="4FB0EE58" w:rsidR="009B2295" w:rsidRPr="006F5CB9" w:rsidRDefault="009B2295" w:rsidP="009B2295">
      <w:pPr>
        <w:ind w:left="1080" w:firstLine="0"/>
        <w:rPr>
          <w:lang w:val="en-US"/>
        </w:rPr>
      </w:pPr>
      <w:r w:rsidRPr="006F5CB9">
        <w:rPr>
          <w:lang w:val="en-US"/>
        </w:rPr>
        <w:t>Consulta:</w:t>
      </w:r>
    </w:p>
    <w:p w14:paraId="024A847F" w14:textId="77777777" w:rsidR="009B2295" w:rsidRPr="006F5CB9" w:rsidRDefault="009B2295" w:rsidP="009B2295">
      <w:pPr>
        <w:ind w:left="1080" w:firstLine="0"/>
        <w:rPr>
          <w:lang w:val="en-US"/>
        </w:rPr>
      </w:pPr>
      <w:r w:rsidRPr="006F5CB9">
        <w:rPr>
          <w:lang w:val="en-US"/>
        </w:rPr>
        <w:lastRenderedPageBreak/>
        <w:t xml:space="preserve">SELECT name FROM Guest WHERE </w:t>
      </w:r>
      <w:proofErr w:type="spellStart"/>
      <w:r w:rsidRPr="006F5CB9">
        <w:rPr>
          <w:lang w:val="en-US"/>
        </w:rPr>
        <w:t>GuestId</w:t>
      </w:r>
      <w:proofErr w:type="spellEnd"/>
      <w:r w:rsidRPr="006F5CB9">
        <w:rPr>
          <w:lang w:val="en-US"/>
        </w:rPr>
        <w:t xml:space="preserve"> IN (SELECT </w:t>
      </w:r>
      <w:proofErr w:type="spellStart"/>
      <w:r w:rsidRPr="006F5CB9">
        <w:rPr>
          <w:lang w:val="en-US"/>
        </w:rPr>
        <w:t>GuestId</w:t>
      </w:r>
      <w:proofErr w:type="spellEnd"/>
      <w:r w:rsidRPr="006F5CB9">
        <w:rPr>
          <w:lang w:val="en-US"/>
        </w:rPr>
        <w:t xml:space="preserve"> FROM Booking) EXCEPT SELECT name FROM Guest WHERE </w:t>
      </w:r>
      <w:proofErr w:type="spellStart"/>
      <w:r w:rsidRPr="006F5CB9">
        <w:rPr>
          <w:lang w:val="en-US"/>
        </w:rPr>
        <w:t>GuestId</w:t>
      </w:r>
      <w:proofErr w:type="spellEnd"/>
      <w:r w:rsidRPr="006F5CB9">
        <w:rPr>
          <w:lang w:val="en-US"/>
        </w:rPr>
        <w:t xml:space="preserve"> IN (SELECT </w:t>
      </w:r>
      <w:proofErr w:type="spellStart"/>
      <w:r w:rsidRPr="006F5CB9">
        <w:rPr>
          <w:lang w:val="en-US"/>
        </w:rPr>
        <w:t>GuestId</w:t>
      </w:r>
      <w:proofErr w:type="spellEnd"/>
      <w:r w:rsidRPr="006F5CB9">
        <w:rPr>
          <w:lang w:val="en-US"/>
        </w:rPr>
        <w:t xml:space="preserve"> FROM rate);</w:t>
      </w:r>
    </w:p>
    <w:p w14:paraId="73251CDB" w14:textId="77777777" w:rsidR="009B2295" w:rsidRPr="006F5CB9" w:rsidRDefault="009B2295" w:rsidP="009B2295">
      <w:pPr>
        <w:ind w:left="1080" w:firstLine="0"/>
        <w:rPr>
          <w:lang w:val="en-US"/>
        </w:rPr>
      </w:pPr>
    </w:p>
    <w:p w14:paraId="2173B997" w14:textId="77777777" w:rsidR="009B2295" w:rsidRDefault="009B2295" w:rsidP="009B2295">
      <w:pPr>
        <w:ind w:left="1080" w:firstLine="0"/>
      </w:pPr>
      <w:r w:rsidRPr="009B2295">
        <w:t>CROSS JOIN:</w:t>
      </w:r>
    </w:p>
    <w:p w14:paraId="436300A8" w14:textId="77777777" w:rsidR="009B2295" w:rsidRDefault="009B2295" w:rsidP="009B2295">
      <w:pPr>
        <w:ind w:left="1080" w:firstLine="0"/>
      </w:pPr>
      <w:r w:rsidRPr="009B2295">
        <w:t>Pregunta: ¿Cuál es el resultado de combinar cada habitaci</w:t>
      </w:r>
      <w:r>
        <w:t>ón con cada tipo de habitación?</w:t>
      </w:r>
    </w:p>
    <w:p w14:paraId="4722A75A" w14:textId="2AA62841" w:rsidR="009B2295" w:rsidRPr="006F5CB9" w:rsidRDefault="009B2295" w:rsidP="009B2295">
      <w:pPr>
        <w:ind w:left="1080" w:firstLine="0"/>
        <w:rPr>
          <w:lang w:val="en-US"/>
        </w:rPr>
      </w:pPr>
      <w:r w:rsidRPr="006F5CB9">
        <w:rPr>
          <w:lang w:val="en-US"/>
        </w:rPr>
        <w:t>Consulta:</w:t>
      </w:r>
    </w:p>
    <w:p w14:paraId="4503559D" w14:textId="77777777" w:rsidR="009B2295" w:rsidRPr="006F5CB9" w:rsidRDefault="009B2295" w:rsidP="009B2295">
      <w:pPr>
        <w:ind w:left="1080" w:firstLine="0"/>
        <w:rPr>
          <w:lang w:val="en-US"/>
        </w:rPr>
      </w:pPr>
      <w:r w:rsidRPr="006F5CB9">
        <w:rPr>
          <w:lang w:val="en-US"/>
        </w:rPr>
        <w:t xml:space="preserve">SELECT </w:t>
      </w:r>
      <w:proofErr w:type="spellStart"/>
      <w:r w:rsidRPr="006F5CB9">
        <w:rPr>
          <w:lang w:val="en-US"/>
        </w:rPr>
        <w:t>room_no</w:t>
      </w:r>
      <w:proofErr w:type="spellEnd"/>
      <w:r w:rsidRPr="006F5CB9">
        <w:rPr>
          <w:lang w:val="en-US"/>
        </w:rPr>
        <w:t>, type</w:t>
      </w:r>
    </w:p>
    <w:p w14:paraId="2A0121DA" w14:textId="77777777" w:rsidR="009B2295" w:rsidRPr="006F5CB9" w:rsidRDefault="009B2295" w:rsidP="009B2295">
      <w:pPr>
        <w:ind w:left="1080" w:firstLine="0"/>
        <w:rPr>
          <w:lang w:val="en-US"/>
        </w:rPr>
      </w:pPr>
      <w:r w:rsidRPr="006F5CB9">
        <w:rPr>
          <w:lang w:val="en-US"/>
        </w:rPr>
        <w:t>FROM Booking</w:t>
      </w:r>
    </w:p>
    <w:p w14:paraId="62CECF45" w14:textId="433D8416" w:rsidR="009B2295" w:rsidRPr="009B2295" w:rsidRDefault="009B2295" w:rsidP="009B2295">
      <w:pPr>
        <w:ind w:left="1080" w:firstLine="0"/>
      </w:pPr>
      <w:r w:rsidRPr="009B2295">
        <w:t>CROSS JOIN room_type;</w:t>
      </w:r>
    </w:p>
    <w:p w14:paraId="4444EA08" w14:textId="77777777" w:rsidR="009B2295" w:rsidRPr="009B2295" w:rsidRDefault="009B2295" w:rsidP="009B2295">
      <w:pPr>
        <w:ind w:firstLine="0"/>
      </w:pPr>
    </w:p>
    <w:p w14:paraId="31CD6C95" w14:textId="24413439" w:rsidR="002F1CF8" w:rsidRPr="000964A6" w:rsidRDefault="002F1CF8" w:rsidP="002F1CF8">
      <w:pPr>
        <w:pStyle w:val="Prrafodelista"/>
        <w:numPr>
          <w:ilvl w:val="0"/>
          <w:numId w:val="16"/>
        </w:numPr>
        <w:rPr>
          <w:b/>
        </w:rPr>
      </w:pPr>
      <w:r w:rsidRPr="000964A6">
        <w:rPr>
          <w:b/>
        </w:rPr>
        <w:t>Consultas O</w:t>
      </w:r>
      <w:r w:rsidR="0047265B">
        <w:rPr>
          <w:b/>
        </w:rPr>
        <w:t>p</w:t>
      </w:r>
      <w:r w:rsidRPr="000964A6">
        <w:rPr>
          <w:b/>
        </w:rPr>
        <w:t>erador de Junta (6):</w:t>
      </w:r>
    </w:p>
    <w:p w14:paraId="64137B05" w14:textId="3BA2D106" w:rsidR="009B2295" w:rsidRPr="009B2295" w:rsidRDefault="009B2295" w:rsidP="009B2295">
      <w:pPr>
        <w:ind w:left="1080" w:firstLine="0"/>
        <w:rPr>
          <w:rFonts w:ascii="Segoe UI" w:hAnsi="Segoe UI" w:cs="Segoe UI"/>
          <w:color w:val="0D0D0D"/>
          <w:shd w:val="clear" w:color="auto" w:fill="FFFFFF"/>
        </w:rPr>
      </w:pPr>
      <w:r>
        <w:rPr>
          <w:shd w:val="clear" w:color="auto" w:fill="FFFFFF"/>
        </w:rPr>
        <w:t>¿</w:t>
      </w:r>
      <w:r w:rsidRPr="009B2295">
        <w:rPr>
          <w:rFonts w:ascii="Segoe UI" w:hAnsi="Segoe UI" w:cs="Segoe UI"/>
          <w:color w:val="0D0D0D"/>
          <w:shd w:val="clear" w:color="auto" w:fill="FFFFFF"/>
        </w:rPr>
        <w:t>Cuáles son los nombres de los huéspedes que han realizado reservas?</w:t>
      </w:r>
    </w:p>
    <w:p w14:paraId="5A63643A" w14:textId="77777777" w:rsidR="009B2295" w:rsidRPr="006F5CB9" w:rsidRDefault="009B2295" w:rsidP="009B2295">
      <w:pPr>
        <w:ind w:left="1080" w:firstLine="0"/>
        <w:rPr>
          <w:lang w:val="en-US"/>
        </w:rPr>
      </w:pPr>
      <w:r w:rsidRPr="006F5CB9">
        <w:rPr>
          <w:lang w:val="en-US"/>
        </w:rPr>
        <w:t>SELECT DISTINCT first_name</w:t>
      </w:r>
    </w:p>
    <w:p w14:paraId="3208F71D" w14:textId="77777777" w:rsidR="009B2295" w:rsidRPr="006F5CB9" w:rsidRDefault="009B2295" w:rsidP="009B2295">
      <w:pPr>
        <w:ind w:left="1080" w:firstLine="0"/>
        <w:rPr>
          <w:lang w:val="en-US"/>
        </w:rPr>
      </w:pPr>
      <w:r w:rsidRPr="006F5CB9">
        <w:rPr>
          <w:lang w:val="en-US"/>
        </w:rPr>
        <w:t>FROM guest INNER JOIN booking ON id = guest_id</w:t>
      </w:r>
    </w:p>
    <w:p w14:paraId="1CFCD88C" w14:textId="77777777" w:rsidR="009B2295" w:rsidRPr="006F5CB9" w:rsidRDefault="009B2295" w:rsidP="009B2295">
      <w:pPr>
        <w:ind w:left="1080" w:firstLine="0"/>
        <w:rPr>
          <w:lang w:val="en-US"/>
        </w:rPr>
      </w:pPr>
    </w:p>
    <w:p w14:paraId="2B0C3180" w14:textId="77777777" w:rsidR="009B2295" w:rsidRPr="007F6CA8" w:rsidRDefault="009B2295" w:rsidP="009B2295">
      <w:pPr>
        <w:ind w:left="1080" w:firstLine="0"/>
      </w:pPr>
      <w:r w:rsidRPr="007F6CA8">
        <w:t>¿Cuáles son los nombres de los huéspedes y los números de habitación en los que han realizado reservas, incluyendo aquellos huéspedes que no han hecho ninguna reserva y las habitaciones que no tienen reservas?</w:t>
      </w:r>
    </w:p>
    <w:p w14:paraId="0DD3CFA6" w14:textId="77777777" w:rsidR="009B2295" w:rsidRPr="006F5CB9" w:rsidRDefault="009B2295" w:rsidP="009B2295">
      <w:pPr>
        <w:ind w:left="1080" w:firstLine="0"/>
        <w:rPr>
          <w:lang w:val="en-US"/>
        </w:rPr>
      </w:pPr>
      <w:r w:rsidRPr="006F5CB9">
        <w:rPr>
          <w:lang w:val="en-US"/>
        </w:rPr>
        <w:t>SELECT Guest.name AS GuestName, Booking.room_no AS RoomNumber</w:t>
      </w:r>
    </w:p>
    <w:p w14:paraId="11D1C61C" w14:textId="77777777" w:rsidR="009B2295" w:rsidRPr="006F5CB9" w:rsidRDefault="009B2295" w:rsidP="009B2295">
      <w:pPr>
        <w:ind w:left="1080" w:firstLine="0"/>
        <w:rPr>
          <w:lang w:val="en-US"/>
        </w:rPr>
      </w:pPr>
      <w:r w:rsidRPr="006F5CB9">
        <w:rPr>
          <w:lang w:val="en-US"/>
        </w:rPr>
        <w:t>FROM Guest</w:t>
      </w:r>
    </w:p>
    <w:p w14:paraId="37A9D97E" w14:textId="77777777" w:rsidR="009B2295" w:rsidRPr="006F5CB9" w:rsidRDefault="009B2295" w:rsidP="009B2295">
      <w:pPr>
        <w:ind w:left="1080" w:firstLine="0"/>
        <w:rPr>
          <w:lang w:val="en-US"/>
        </w:rPr>
      </w:pPr>
      <w:r w:rsidRPr="006F5CB9">
        <w:rPr>
          <w:lang w:val="en-US"/>
        </w:rPr>
        <w:t>LEFT OUTER JOIN Booking ON Guest.GuestId = Booking.GuestId;</w:t>
      </w:r>
    </w:p>
    <w:p w14:paraId="0A098EE5" w14:textId="77777777" w:rsidR="009B2295" w:rsidRPr="006F5CB9" w:rsidRDefault="009B2295" w:rsidP="009B2295">
      <w:pPr>
        <w:ind w:left="1080" w:firstLine="0"/>
        <w:rPr>
          <w:lang w:val="en-US"/>
        </w:rPr>
      </w:pPr>
    </w:p>
    <w:p w14:paraId="2BBB8BAF" w14:textId="77777777" w:rsidR="009B2295" w:rsidRPr="007F6CA8" w:rsidRDefault="009B2295" w:rsidP="009B2295">
      <w:pPr>
        <w:ind w:left="1080" w:firstLine="0"/>
      </w:pPr>
      <w:r w:rsidRPr="007F6CA8">
        <w:t xml:space="preserve">¿Cuáles son los nombres de los huéspedes y los números de habitación en los que han realizado reservas, incluyendo aquellos huéspedes que no han hecho ninguna </w:t>
      </w:r>
      <w:proofErr w:type="gramStart"/>
      <w:r w:rsidRPr="007F6CA8">
        <w:t>reserva</w:t>
      </w:r>
      <w:proofErr w:type="gramEnd"/>
      <w:r w:rsidRPr="007F6CA8">
        <w:t xml:space="preserve"> pero excluyendo las habitaciones que no tienen reservas?</w:t>
      </w:r>
    </w:p>
    <w:p w14:paraId="54EA7DA8" w14:textId="77777777" w:rsidR="009B2295" w:rsidRPr="006F5CB9" w:rsidRDefault="009B2295" w:rsidP="009B2295">
      <w:pPr>
        <w:ind w:left="1080" w:firstLine="0"/>
        <w:rPr>
          <w:lang w:val="en-US"/>
        </w:rPr>
      </w:pPr>
      <w:r w:rsidRPr="006F5CB9">
        <w:rPr>
          <w:lang w:val="en-US"/>
        </w:rPr>
        <w:t>SELECT Guest.name AS GuestName, Booking.room_no AS RoomNumber</w:t>
      </w:r>
    </w:p>
    <w:p w14:paraId="42E38201" w14:textId="77777777" w:rsidR="009B2295" w:rsidRPr="006F5CB9" w:rsidRDefault="009B2295" w:rsidP="009B2295">
      <w:pPr>
        <w:ind w:left="1080" w:firstLine="0"/>
        <w:rPr>
          <w:lang w:val="en-US"/>
        </w:rPr>
      </w:pPr>
      <w:r w:rsidRPr="006F5CB9">
        <w:rPr>
          <w:lang w:val="en-US"/>
        </w:rPr>
        <w:t>FROM Guest</w:t>
      </w:r>
    </w:p>
    <w:p w14:paraId="2CFF3063" w14:textId="77777777" w:rsidR="009B2295" w:rsidRPr="006F5CB9" w:rsidRDefault="009B2295" w:rsidP="009B2295">
      <w:pPr>
        <w:ind w:left="1080" w:firstLine="0"/>
        <w:rPr>
          <w:lang w:val="en-US"/>
        </w:rPr>
      </w:pPr>
      <w:r w:rsidRPr="006F5CB9">
        <w:rPr>
          <w:lang w:val="en-US"/>
        </w:rPr>
        <w:lastRenderedPageBreak/>
        <w:t>LEFT JOIN Booking ON Guest.GuestId = Booking.GuestId</w:t>
      </w:r>
    </w:p>
    <w:p w14:paraId="54F01F81" w14:textId="77777777" w:rsidR="009B2295" w:rsidRPr="006F5CB9" w:rsidRDefault="009B2295" w:rsidP="009B2295">
      <w:pPr>
        <w:ind w:left="1080" w:firstLine="0"/>
        <w:rPr>
          <w:lang w:val="en-US"/>
        </w:rPr>
      </w:pPr>
      <w:r w:rsidRPr="006F5CB9">
        <w:rPr>
          <w:lang w:val="en-US"/>
        </w:rPr>
        <w:t>WHERE Booking.GuestId IS NOT NULL;</w:t>
      </w:r>
    </w:p>
    <w:p w14:paraId="1AF57407" w14:textId="77777777" w:rsidR="009B2295" w:rsidRPr="006F5CB9" w:rsidRDefault="009B2295" w:rsidP="009B2295">
      <w:pPr>
        <w:ind w:left="1080" w:firstLine="0"/>
        <w:rPr>
          <w:lang w:val="en-US"/>
        </w:rPr>
      </w:pPr>
    </w:p>
    <w:p w14:paraId="5570F40D" w14:textId="77777777" w:rsidR="009B2295" w:rsidRPr="007F6CA8" w:rsidRDefault="009B2295" w:rsidP="009B2295">
      <w:pPr>
        <w:ind w:left="1080" w:firstLine="0"/>
      </w:pPr>
      <w:r w:rsidRPr="007F6CA8">
        <w:t xml:space="preserve">¿Cuáles son los nombres de los huéspedes y los números de habitación en los que han realizado reservas, incluyendo aquellas habitaciones que no tienen </w:t>
      </w:r>
      <w:proofErr w:type="gramStart"/>
      <w:r w:rsidRPr="007F6CA8">
        <w:t>reservas</w:t>
      </w:r>
      <w:proofErr w:type="gramEnd"/>
      <w:r w:rsidRPr="007F6CA8">
        <w:t xml:space="preserve"> pero excluyendo los huéspedes que no han hecho ninguna reserva?</w:t>
      </w:r>
    </w:p>
    <w:p w14:paraId="694F89CF" w14:textId="77777777" w:rsidR="009B2295" w:rsidRPr="006F5CB9" w:rsidRDefault="009B2295" w:rsidP="009B2295">
      <w:pPr>
        <w:ind w:left="1080" w:firstLine="0"/>
        <w:rPr>
          <w:lang w:val="en-US"/>
        </w:rPr>
      </w:pPr>
      <w:r w:rsidRPr="006F5CB9">
        <w:rPr>
          <w:lang w:val="en-US"/>
        </w:rPr>
        <w:t>SELECT Guest.name AS GuestName, Booking.room_no AS RoomNumber</w:t>
      </w:r>
    </w:p>
    <w:p w14:paraId="2B66CA67" w14:textId="77777777" w:rsidR="009B2295" w:rsidRPr="006F5CB9" w:rsidRDefault="009B2295" w:rsidP="009B2295">
      <w:pPr>
        <w:ind w:left="1080" w:firstLine="0"/>
        <w:rPr>
          <w:lang w:val="en-US"/>
        </w:rPr>
      </w:pPr>
      <w:r w:rsidRPr="006F5CB9">
        <w:rPr>
          <w:lang w:val="en-US"/>
        </w:rPr>
        <w:t>FROM Guest</w:t>
      </w:r>
    </w:p>
    <w:p w14:paraId="216FA318" w14:textId="77777777" w:rsidR="009B2295" w:rsidRPr="006F5CB9" w:rsidRDefault="009B2295" w:rsidP="009B2295">
      <w:pPr>
        <w:ind w:left="1080" w:firstLine="0"/>
        <w:rPr>
          <w:lang w:val="en-US"/>
        </w:rPr>
      </w:pPr>
      <w:r w:rsidRPr="006F5CB9">
        <w:rPr>
          <w:lang w:val="en-US"/>
        </w:rPr>
        <w:t>RIGHT JOIN Booking ON Guest.GuestId = Booking.GuestId</w:t>
      </w:r>
    </w:p>
    <w:p w14:paraId="05F7AC44" w14:textId="753900A2" w:rsidR="009B2295" w:rsidRPr="006F5CB9" w:rsidRDefault="009B2295" w:rsidP="009B2295">
      <w:pPr>
        <w:ind w:left="1080" w:firstLine="0"/>
        <w:rPr>
          <w:lang w:val="en-US"/>
        </w:rPr>
      </w:pPr>
      <w:r w:rsidRPr="006F5CB9">
        <w:rPr>
          <w:lang w:val="en-US"/>
        </w:rPr>
        <w:t>WHERE Guest.GuestId IS NOT NULL;</w:t>
      </w:r>
    </w:p>
    <w:p w14:paraId="41A43F0D" w14:textId="3E7D1145" w:rsidR="009B2295" w:rsidRPr="006F5CB9" w:rsidRDefault="009B2295">
      <w:pPr>
        <w:spacing w:after="160" w:line="259" w:lineRule="auto"/>
        <w:ind w:firstLine="0"/>
        <w:jc w:val="left"/>
        <w:rPr>
          <w:b/>
          <w:lang w:val="en-US"/>
        </w:rPr>
      </w:pPr>
    </w:p>
    <w:p w14:paraId="796F846E" w14:textId="77777777" w:rsidR="002F1CF8" w:rsidRPr="000964A6" w:rsidRDefault="002F1CF8" w:rsidP="002F1CF8">
      <w:pPr>
        <w:pStyle w:val="Prrafodelista"/>
        <w:numPr>
          <w:ilvl w:val="0"/>
          <w:numId w:val="16"/>
        </w:numPr>
        <w:rPr>
          <w:b/>
        </w:rPr>
      </w:pPr>
      <w:r w:rsidRPr="000964A6">
        <w:rPr>
          <w:b/>
        </w:rPr>
        <w:t>Consultas Operador Desconocido (2):</w:t>
      </w:r>
    </w:p>
    <w:p w14:paraId="668CE7A1" w14:textId="4B44E2F6" w:rsidR="008B4D17" w:rsidRPr="008B4D17" w:rsidRDefault="00E654AB" w:rsidP="008B4D17">
      <w:pPr>
        <w:pStyle w:val="Prrafodelista"/>
        <w:ind w:left="1080" w:firstLine="0"/>
      </w:pPr>
      <w:r>
        <w:t>¿</w:t>
      </w:r>
      <w:r w:rsidR="00641F22">
        <w:t>Se q</w:t>
      </w:r>
      <w:r>
        <w:t>u</w:t>
      </w:r>
      <w:r w:rsidR="00641F22">
        <w:t>iere saber</w:t>
      </w:r>
      <w:r w:rsidR="00085FC7">
        <w:t xml:space="preserve"> </w:t>
      </w:r>
      <w:r w:rsidR="00732E8B">
        <w:t>quiénes</w:t>
      </w:r>
      <w:r w:rsidR="00085FC7">
        <w:t xml:space="preserve"> </w:t>
      </w:r>
      <w:r w:rsidR="00732E8B">
        <w:t>dejaron en blanco su dirección o alguna parte de su nombre</w:t>
      </w:r>
      <w:r w:rsidR="00085FC7">
        <w:t>?</w:t>
      </w:r>
      <w:r>
        <w:t xml:space="preserve"> </w:t>
      </w:r>
    </w:p>
    <w:p w14:paraId="6ED91473" w14:textId="77777777" w:rsidR="00732E8B" w:rsidRDefault="00732E8B" w:rsidP="002F1CF8">
      <w:pPr>
        <w:pStyle w:val="Prrafodelista"/>
        <w:ind w:left="1080" w:firstLine="0"/>
      </w:pPr>
    </w:p>
    <w:p w14:paraId="75DEF53B" w14:textId="77777777" w:rsidR="00085FC7" w:rsidRPr="006A2004" w:rsidRDefault="00085FC7" w:rsidP="006A2004">
      <w:pPr>
        <w:ind w:left="360"/>
        <w:rPr>
          <w:lang w:val="en-US"/>
        </w:rPr>
      </w:pPr>
      <w:r w:rsidRPr="006A2004">
        <w:rPr>
          <w:lang w:val="en-US"/>
        </w:rPr>
        <w:t>SELECT *</w:t>
      </w:r>
    </w:p>
    <w:p w14:paraId="0572C5AF" w14:textId="77777777" w:rsidR="00085FC7" w:rsidRPr="006A2004" w:rsidRDefault="00085FC7" w:rsidP="006A2004">
      <w:pPr>
        <w:ind w:left="360"/>
        <w:rPr>
          <w:lang w:val="en-US"/>
        </w:rPr>
      </w:pPr>
      <w:r w:rsidRPr="006A2004">
        <w:rPr>
          <w:lang w:val="en-US"/>
        </w:rPr>
        <w:t>FROM guest</w:t>
      </w:r>
    </w:p>
    <w:p w14:paraId="7B0AA15E" w14:textId="1F1677C2" w:rsidR="00DE49A8" w:rsidRPr="00DE49A8" w:rsidRDefault="00085FC7" w:rsidP="00DE49A8">
      <w:pPr>
        <w:ind w:left="360"/>
        <w:rPr>
          <w:lang w:val="en-US"/>
        </w:rPr>
      </w:pPr>
      <w:r w:rsidRPr="00085FC7">
        <w:rPr>
          <w:lang w:val="en-US"/>
        </w:rPr>
        <w:t xml:space="preserve">WHERE address </w:t>
      </w:r>
      <w:r w:rsidR="006A2004" w:rsidRPr="006A2004">
        <w:rPr>
          <w:lang w:val="en-US"/>
        </w:rPr>
        <w:t xml:space="preserve">OR </w:t>
      </w:r>
      <w:proofErr w:type="spellStart"/>
      <w:r w:rsidR="006A2004" w:rsidRPr="006A2004">
        <w:rPr>
          <w:lang w:val="en-US"/>
        </w:rPr>
        <w:t>first_name</w:t>
      </w:r>
      <w:proofErr w:type="spellEnd"/>
      <w:r w:rsidR="006A2004" w:rsidRPr="006A2004">
        <w:rPr>
          <w:lang w:val="en-US"/>
        </w:rPr>
        <w:t xml:space="preserve"> OR </w:t>
      </w:r>
      <w:proofErr w:type="spellStart"/>
      <w:r w:rsidR="006A2004" w:rsidRPr="006A2004">
        <w:rPr>
          <w:lang w:val="en-US"/>
        </w:rPr>
        <w:t>last_name</w:t>
      </w:r>
      <w:proofErr w:type="spellEnd"/>
      <w:r w:rsidR="006A2004" w:rsidRPr="006A2004">
        <w:rPr>
          <w:lang w:val="en-US"/>
        </w:rPr>
        <w:t xml:space="preserve"> </w:t>
      </w:r>
      <w:r w:rsidRPr="00085FC7">
        <w:rPr>
          <w:lang w:val="en-US"/>
        </w:rPr>
        <w:t>IS NULL</w:t>
      </w:r>
    </w:p>
    <w:p w14:paraId="7164BA69" w14:textId="77777777" w:rsidR="006E1BD1" w:rsidRPr="006E1BD1" w:rsidRDefault="006E1BD1" w:rsidP="006E1BD1">
      <w:pPr>
        <w:ind w:left="360"/>
        <w:rPr>
          <w:lang w:val="en-US"/>
        </w:rPr>
      </w:pPr>
    </w:p>
    <w:p w14:paraId="70223B85" w14:textId="35E4C720" w:rsidR="00150A4D" w:rsidRDefault="00150A4D" w:rsidP="00150A4D">
      <w:pPr>
        <w:pStyle w:val="Prrafodelista"/>
        <w:ind w:left="1080" w:firstLine="0"/>
      </w:pPr>
      <w:r>
        <w:t xml:space="preserve">¿Se quiere saber quiénes </w:t>
      </w:r>
      <w:r w:rsidR="009E27FB">
        <w:t xml:space="preserve">No gastaron ningún extra durante su </w:t>
      </w:r>
      <w:r w:rsidR="003B7E18">
        <w:t>estadía</w:t>
      </w:r>
      <w:r>
        <w:t xml:space="preserve">? </w:t>
      </w:r>
    </w:p>
    <w:p w14:paraId="162E8263" w14:textId="77777777" w:rsidR="00150A4D" w:rsidRPr="00150A4D" w:rsidRDefault="00150A4D" w:rsidP="006A2004">
      <w:pPr>
        <w:ind w:left="360"/>
      </w:pPr>
    </w:p>
    <w:p w14:paraId="55C4B6E6" w14:textId="77777777" w:rsidR="00150A4D" w:rsidRPr="00150A4D" w:rsidRDefault="00150A4D" w:rsidP="00150A4D">
      <w:pPr>
        <w:ind w:left="360"/>
        <w:rPr>
          <w:lang w:val="en-US"/>
        </w:rPr>
      </w:pPr>
      <w:r w:rsidRPr="00150A4D">
        <w:rPr>
          <w:lang w:val="en-US"/>
        </w:rPr>
        <w:t xml:space="preserve">SELECT booking_id, COALESCE(amount, 'No </w:t>
      </w:r>
      <w:proofErr w:type="spellStart"/>
      <w:r w:rsidRPr="00150A4D">
        <w:rPr>
          <w:lang w:val="en-US"/>
        </w:rPr>
        <w:t>gasto</w:t>
      </w:r>
      <w:proofErr w:type="spellEnd"/>
      <w:r w:rsidRPr="00150A4D">
        <w:rPr>
          <w:lang w:val="en-US"/>
        </w:rPr>
        <w:t>') AS "</w:t>
      </w:r>
      <w:proofErr w:type="spellStart"/>
      <w:r w:rsidRPr="00150A4D">
        <w:rPr>
          <w:lang w:val="en-US"/>
        </w:rPr>
        <w:t>Gasto</w:t>
      </w:r>
      <w:proofErr w:type="spellEnd"/>
      <w:r w:rsidRPr="00150A4D">
        <w:rPr>
          <w:lang w:val="en-US"/>
        </w:rPr>
        <w:t>"</w:t>
      </w:r>
    </w:p>
    <w:p w14:paraId="5FE0EBDC" w14:textId="76A97935" w:rsidR="006A2004" w:rsidRDefault="00150A4D" w:rsidP="006A2004">
      <w:pPr>
        <w:ind w:left="360"/>
        <w:rPr>
          <w:lang w:val="en-US"/>
        </w:rPr>
      </w:pPr>
      <w:r w:rsidRPr="00150A4D">
        <w:rPr>
          <w:lang w:val="en-US"/>
        </w:rPr>
        <w:t>FROM extra</w:t>
      </w:r>
    </w:p>
    <w:p w14:paraId="730ECD72" w14:textId="77777777" w:rsidR="006A2004" w:rsidRPr="006A2004" w:rsidRDefault="006A2004" w:rsidP="006A2004">
      <w:pPr>
        <w:ind w:left="360"/>
        <w:rPr>
          <w:lang w:val="en-US"/>
        </w:rPr>
      </w:pPr>
    </w:p>
    <w:p w14:paraId="61DD9F90" w14:textId="77777777" w:rsidR="002F1CF8" w:rsidRPr="000964A6" w:rsidRDefault="002F1CF8" w:rsidP="002F1CF8">
      <w:pPr>
        <w:pStyle w:val="Prrafodelista"/>
        <w:numPr>
          <w:ilvl w:val="0"/>
          <w:numId w:val="16"/>
        </w:numPr>
        <w:rPr>
          <w:b/>
        </w:rPr>
      </w:pPr>
      <w:r w:rsidRPr="000964A6">
        <w:rPr>
          <w:b/>
        </w:rPr>
        <w:t>Consultas Operadores Lógicos (3):</w:t>
      </w:r>
    </w:p>
    <w:p w14:paraId="6B7F80AF" w14:textId="5B3AD6BE" w:rsidR="009B2890" w:rsidRPr="009B2890" w:rsidRDefault="0079382E" w:rsidP="009B2890">
      <w:pPr>
        <w:ind w:left="1080" w:firstLine="0"/>
      </w:pPr>
      <w:r>
        <w:t xml:space="preserve">¿Se quiere saber </w:t>
      </w:r>
      <w:r w:rsidR="004F4566">
        <w:t xml:space="preserve">el nombre </w:t>
      </w:r>
      <w:r w:rsidR="000E5EF8">
        <w:t xml:space="preserve">completo </w:t>
      </w:r>
      <w:r w:rsidR="004F4566">
        <w:t>de los</w:t>
      </w:r>
      <w:r>
        <w:t xml:space="preserve"> huéspede</w:t>
      </w:r>
      <w:r w:rsidR="00FE3527">
        <w:t xml:space="preserve">s </w:t>
      </w:r>
      <w:r w:rsidR="00944147">
        <w:t xml:space="preserve">alojados, </w:t>
      </w:r>
      <w:r w:rsidR="00C11BB7">
        <w:t xml:space="preserve">cuyo nombre </w:t>
      </w:r>
      <w:r w:rsidR="00375A90">
        <w:t xml:space="preserve">completo </w:t>
      </w:r>
      <w:r w:rsidR="00C24A5F">
        <w:t>empieza por la misma letra</w:t>
      </w:r>
      <w:r w:rsidR="00944147">
        <w:t xml:space="preserve"> </w:t>
      </w:r>
      <w:r w:rsidR="00F70C87">
        <w:t xml:space="preserve">que su </w:t>
      </w:r>
      <w:r w:rsidR="00375A90">
        <w:t>dirección</w:t>
      </w:r>
      <w:r>
        <w:t>?</w:t>
      </w:r>
    </w:p>
    <w:p w14:paraId="5772B59C" w14:textId="77777777" w:rsidR="00F04F5F" w:rsidRDefault="00F04F5F" w:rsidP="0079382E">
      <w:pPr>
        <w:ind w:left="1080" w:firstLine="0"/>
      </w:pPr>
    </w:p>
    <w:p w14:paraId="48856F80" w14:textId="77777777" w:rsidR="00291268" w:rsidRPr="00291268" w:rsidRDefault="00291268" w:rsidP="00291268">
      <w:pPr>
        <w:pStyle w:val="Prrafodelista"/>
        <w:ind w:left="1080" w:firstLine="0"/>
        <w:rPr>
          <w:lang w:val="en-US"/>
        </w:rPr>
      </w:pPr>
      <w:r w:rsidRPr="00291268">
        <w:rPr>
          <w:lang w:val="en-US"/>
        </w:rPr>
        <w:t>SELECT *</w:t>
      </w:r>
    </w:p>
    <w:p w14:paraId="4213593E" w14:textId="77777777" w:rsidR="00291268" w:rsidRPr="00291268" w:rsidRDefault="00291268" w:rsidP="00291268">
      <w:pPr>
        <w:pStyle w:val="Prrafodelista"/>
        <w:ind w:left="1080" w:firstLine="0"/>
        <w:rPr>
          <w:lang w:val="en-US"/>
        </w:rPr>
      </w:pPr>
      <w:r w:rsidRPr="00291268">
        <w:rPr>
          <w:lang w:val="en-US"/>
        </w:rPr>
        <w:t>FROM guest</w:t>
      </w:r>
    </w:p>
    <w:p w14:paraId="7B536DE5" w14:textId="77777777" w:rsidR="00291268" w:rsidRPr="00291268" w:rsidRDefault="00291268" w:rsidP="00291268">
      <w:pPr>
        <w:pStyle w:val="Prrafodelista"/>
        <w:ind w:left="1080" w:firstLine="0"/>
        <w:rPr>
          <w:lang w:val="en-US"/>
        </w:rPr>
      </w:pPr>
      <w:r w:rsidRPr="00291268">
        <w:rPr>
          <w:lang w:val="en-US"/>
        </w:rPr>
        <w:lastRenderedPageBreak/>
        <w:t>WHERE LEFT(</w:t>
      </w:r>
      <w:proofErr w:type="spellStart"/>
      <w:r w:rsidRPr="00291268">
        <w:rPr>
          <w:lang w:val="en-US"/>
        </w:rPr>
        <w:t>first_name</w:t>
      </w:r>
      <w:proofErr w:type="spellEnd"/>
      <w:r w:rsidRPr="00291268">
        <w:rPr>
          <w:lang w:val="en-US"/>
        </w:rPr>
        <w:t>, 1) = LEFT(address, 1)</w:t>
      </w:r>
    </w:p>
    <w:p w14:paraId="0E3F4071" w14:textId="4AABEA3E" w:rsidR="009B2890" w:rsidRDefault="00291268" w:rsidP="009B2890">
      <w:pPr>
        <w:pStyle w:val="Prrafodelista"/>
        <w:ind w:left="1080" w:firstLine="0"/>
        <w:rPr>
          <w:lang w:val="en-US"/>
        </w:rPr>
      </w:pPr>
      <w:r w:rsidRPr="00291268">
        <w:rPr>
          <w:lang w:val="en-US"/>
        </w:rPr>
        <w:t xml:space="preserve">   AND LEFT(</w:t>
      </w:r>
      <w:proofErr w:type="spellStart"/>
      <w:r w:rsidRPr="00291268">
        <w:rPr>
          <w:lang w:val="en-US"/>
        </w:rPr>
        <w:t>last_name</w:t>
      </w:r>
      <w:proofErr w:type="spellEnd"/>
      <w:r w:rsidRPr="00291268">
        <w:rPr>
          <w:lang w:val="en-US"/>
        </w:rPr>
        <w:t>, 1) = LEFT(address, 1)</w:t>
      </w:r>
    </w:p>
    <w:p w14:paraId="43055322" w14:textId="77777777" w:rsidR="00F04F5F" w:rsidRPr="00291268" w:rsidRDefault="00F04F5F" w:rsidP="00291268">
      <w:pPr>
        <w:pStyle w:val="Prrafodelista"/>
        <w:ind w:left="1080" w:firstLine="0"/>
        <w:rPr>
          <w:lang w:val="en-US"/>
        </w:rPr>
      </w:pPr>
    </w:p>
    <w:p w14:paraId="053E9892" w14:textId="44B3E71E" w:rsidR="00F04F5F" w:rsidRDefault="00F04F5F" w:rsidP="002F136B">
      <w:pPr>
        <w:ind w:left="1080" w:firstLine="0"/>
      </w:pPr>
      <w:r>
        <w:t xml:space="preserve">¿Se quiere saber el nombre completo de los huéspedes alojados, </w:t>
      </w:r>
      <w:r w:rsidR="00842838">
        <w:t xml:space="preserve">donde alguna parte de su </w:t>
      </w:r>
      <w:r>
        <w:t xml:space="preserve">nombre completo </w:t>
      </w:r>
      <w:r w:rsidR="00B8342A">
        <w:t>termine</w:t>
      </w:r>
      <w:r>
        <w:t xml:space="preserve"> por la misma letra que su dirección?</w:t>
      </w:r>
    </w:p>
    <w:p w14:paraId="651BF1C9" w14:textId="77777777" w:rsidR="002F136B" w:rsidRDefault="002F136B" w:rsidP="002F136B">
      <w:pPr>
        <w:ind w:left="1080" w:firstLine="0"/>
      </w:pPr>
    </w:p>
    <w:p w14:paraId="252FA453" w14:textId="77777777" w:rsidR="00F04F5F" w:rsidRPr="00291268" w:rsidRDefault="00F04F5F" w:rsidP="00F04F5F">
      <w:pPr>
        <w:pStyle w:val="Prrafodelista"/>
        <w:ind w:left="1080" w:firstLine="0"/>
        <w:rPr>
          <w:lang w:val="en-US"/>
        </w:rPr>
      </w:pPr>
      <w:r w:rsidRPr="00291268">
        <w:rPr>
          <w:lang w:val="en-US"/>
        </w:rPr>
        <w:t>SELECT *</w:t>
      </w:r>
    </w:p>
    <w:p w14:paraId="2FBFD527" w14:textId="77777777" w:rsidR="00F04F5F" w:rsidRPr="00291268" w:rsidRDefault="00F04F5F" w:rsidP="00F04F5F">
      <w:pPr>
        <w:pStyle w:val="Prrafodelista"/>
        <w:ind w:left="1080" w:firstLine="0"/>
        <w:rPr>
          <w:lang w:val="en-US"/>
        </w:rPr>
      </w:pPr>
      <w:r w:rsidRPr="00291268">
        <w:rPr>
          <w:lang w:val="en-US"/>
        </w:rPr>
        <w:t>FROM guest</w:t>
      </w:r>
    </w:p>
    <w:p w14:paraId="6D60FA34" w14:textId="77777777" w:rsidR="000D31D2" w:rsidRPr="000D31D2" w:rsidRDefault="000D31D2" w:rsidP="000D31D2">
      <w:pPr>
        <w:pStyle w:val="Prrafodelista"/>
        <w:ind w:left="1080" w:firstLine="0"/>
        <w:rPr>
          <w:lang w:val="en-US"/>
        </w:rPr>
      </w:pPr>
      <w:r w:rsidRPr="000D31D2">
        <w:rPr>
          <w:lang w:val="en-US"/>
        </w:rPr>
        <w:t>WHERE RIGHT(</w:t>
      </w:r>
      <w:proofErr w:type="spellStart"/>
      <w:r w:rsidRPr="000D31D2">
        <w:rPr>
          <w:lang w:val="en-US"/>
        </w:rPr>
        <w:t>first_name</w:t>
      </w:r>
      <w:proofErr w:type="spellEnd"/>
      <w:r w:rsidRPr="000D31D2">
        <w:rPr>
          <w:lang w:val="en-US"/>
        </w:rPr>
        <w:t>, 1) = LEFT(address, 1)</w:t>
      </w:r>
    </w:p>
    <w:p w14:paraId="38149A02" w14:textId="3C6B9035" w:rsidR="006D0EF7" w:rsidRPr="00291268" w:rsidRDefault="000D31D2" w:rsidP="002F1CF8">
      <w:pPr>
        <w:pStyle w:val="Prrafodelista"/>
        <w:ind w:left="1080" w:firstLine="0"/>
        <w:rPr>
          <w:lang w:val="en-US"/>
        </w:rPr>
      </w:pPr>
      <w:r w:rsidRPr="000D31D2">
        <w:rPr>
          <w:lang w:val="en-US"/>
        </w:rPr>
        <w:t xml:space="preserve">   OR RIGHT</w:t>
      </w:r>
      <w:r w:rsidR="00F04F5F" w:rsidRPr="00291268">
        <w:rPr>
          <w:lang w:val="en-US"/>
        </w:rPr>
        <w:t>(</w:t>
      </w:r>
      <w:proofErr w:type="spellStart"/>
      <w:r w:rsidR="00F04F5F" w:rsidRPr="00291268">
        <w:rPr>
          <w:lang w:val="en-US"/>
        </w:rPr>
        <w:t>last_name</w:t>
      </w:r>
      <w:proofErr w:type="spellEnd"/>
      <w:r w:rsidR="00F04F5F" w:rsidRPr="00291268">
        <w:rPr>
          <w:lang w:val="en-US"/>
        </w:rPr>
        <w:t>, 1) = LEFT(address, 1)</w:t>
      </w:r>
    </w:p>
    <w:p w14:paraId="038A279C" w14:textId="658175CA" w:rsidR="00B8342A" w:rsidRDefault="00B8342A" w:rsidP="00B8342A">
      <w:pPr>
        <w:ind w:left="1080" w:firstLine="0"/>
      </w:pPr>
      <w:r>
        <w:t xml:space="preserve">¿Se quiere saber el nombre completo de los huéspedes alojados, cuyo nombre </w:t>
      </w:r>
      <w:r w:rsidR="00D454FD">
        <w:t>no</w:t>
      </w:r>
      <w:r>
        <w:t xml:space="preserve"> empieza por </w:t>
      </w:r>
      <w:r w:rsidR="00D454FD">
        <w:t>vocales</w:t>
      </w:r>
      <w:r>
        <w:t>?</w:t>
      </w:r>
    </w:p>
    <w:p w14:paraId="661E3DCC" w14:textId="77777777" w:rsidR="00B8342A" w:rsidRDefault="00B8342A" w:rsidP="00B8342A">
      <w:pPr>
        <w:ind w:left="1080" w:firstLine="0"/>
      </w:pPr>
    </w:p>
    <w:p w14:paraId="1913DA10" w14:textId="090F7DF2" w:rsidR="00B8342A" w:rsidRPr="00291268" w:rsidRDefault="00B8342A" w:rsidP="00B8342A">
      <w:pPr>
        <w:pStyle w:val="Prrafodelista"/>
        <w:ind w:left="1080" w:firstLine="0"/>
        <w:rPr>
          <w:lang w:val="en-US"/>
        </w:rPr>
      </w:pPr>
      <w:r w:rsidRPr="00291268">
        <w:rPr>
          <w:lang w:val="en-US"/>
        </w:rPr>
        <w:t>SELECT *</w:t>
      </w:r>
    </w:p>
    <w:p w14:paraId="29A166CA" w14:textId="77777777" w:rsidR="00B8342A" w:rsidRPr="00291268" w:rsidRDefault="00B8342A" w:rsidP="00B8342A">
      <w:pPr>
        <w:pStyle w:val="Prrafodelista"/>
        <w:ind w:left="1080" w:firstLine="0"/>
        <w:rPr>
          <w:lang w:val="en-US"/>
        </w:rPr>
      </w:pPr>
      <w:r w:rsidRPr="00291268">
        <w:rPr>
          <w:lang w:val="en-US"/>
        </w:rPr>
        <w:t>FROM guest</w:t>
      </w:r>
    </w:p>
    <w:p w14:paraId="2B97DC75" w14:textId="6044CD35" w:rsidR="00901AF5" w:rsidRPr="00901AF5" w:rsidRDefault="00B8342A" w:rsidP="00D454FD">
      <w:pPr>
        <w:pStyle w:val="Prrafodelista"/>
        <w:ind w:left="1080" w:firstLine="0"/>
        <w:rPr>
          <w:lang w:val="en-US"/>
        </w:rPr>
      </w:pPr>
      <w:r w:rsidRPr="00291268">
        <w:rPr>
          <w:lang w:val="en-US"/>
        </w:rPr>
        <w:t xml:space="preserve">WHERE </w:t>
      </w:r>
      <w:r w:rsidR="00D454FD" w:rsidRPr="00D454FD">
        <w:rPr>
          <w:lang w:val="en-US"/>
        </w:rPr>
        <w:t xml:space="preserve">NOT </w:t>
      </w:r>
      <w:r w:rsidRPr="00291268">
        <w:rPr>
          <w:lang w:val="en-US"/>
        </w:rPr>
        <w:t>LEFT(</w:t>
      </w:r>
      <w:proofErr w:type="spellStart"/>
      <w:r w:rsidRPr="00291268">
        <w:rPr>
          <w:lang w:val="en-US"/>
        </w:rPr>
        <w:t>first_name</w:t>
      </w:r>
      <w:proofErr w:type="spellEnd"/>
      <w:r w:rsidRPr="00291268">
        <w:rPr>
          <w:lang w:val="en-US"/>
        </w:rPr>
        <w:t xml:space="preserve">, 1) AND </w:t>
      </w:r>
      <w:r w:rsidR="00D454FD" w:rsidRPr="00D454FD">
        <w:rPr>
          <w:lang w:val="en-US"/>
        </w:rPr>
        <w:t xml:space="preserve">NOT </w:t>
      </w:r>
      <w:r w:rsidRPr="00291268">
        <w:rPr>
          <w:lang w:val="en-US"/>
        </w:rPr>
        <w:t>LEFT(</w:t>
      </w:r>
      <w:proofErr w:type="spellStart"/>
      <w:r w:rsidRPr="00291268">
        <w:rPr>
          <w:lang w:val="en-US"/>
        </w:rPr>
        <w:t>last_name</w:t>
      </w:r>
      <w:proofErr w:type="spellEnd"/>
      <w:r w:rsidRPr="00291268">
        <w:rPr>
          <w:lang w:val="en-US"/>
        </w:rPr>
        <w:t xml:space="preserve">, 1) </w:t>
      </w:r>
      <w:r w:rsidR="00D454FD" w:rsidRPr="00D454FD">
        <w:rPr>
          <w:lang w:val="en-US"/>
        </w:rPr>
        <w:t>IN ('</w:t>
      </w:r>
      <w:r w:rsidR="00D454FD">
        <w:rPr>
          <w:lang w:val="en-US"/>
        </w:rPr>
        <w:t>A</w:t>
      </w:r>
      <w:r w:rsidR="00D454FD" w:rsidRPr="00D454FD">
        <w:rPr>
          <w:lang w:val="en-US"/>
        </w:rPr>
        <w:t>','</w:t>
      </w:r>
      <w:r w:rsidR="00D454FD">
        <w:rPr>
          <w:lang w:val="en-US"/>
        </w:rPr>
        <w:t>E</w:t>
      </w:r>
      <w:r w:rsidR="00D454FD" w:rsidRPr="00D454FD">
        <w:rPr>
          <w:lang w:val="en-US"/>
        </w:rPr>
        <w:t>','</w:t>
      </w:r>
      <w:r w:rsidR="00D454FD">
        <w:rPr>
          <w:lang w:val="en-US"/>
        </w:rPr>
        <w:t>I</w:t>
      </w:r>
      <w:r w:rsidR="00D454FD" w:rsidRPr="00D454FD">
        <w:rPr>
          <w:lang w:val="en-US"/>
        </w:rPr>
        <w:t>','</w:t>
      </w:r>
      <w:r w:rsidR="00D454FD">
        <w:rPr>
          <w:lang w:val="en-US"/>
        </w:rPr>
        <w:t>O</w:t>
      </w:r>
      <w:r w:rsidR="00D454FD" w:rsidRPr="00D454FD">
        <w:rPr>
          <w:lang w:val="en-US"/>
        </w:rPr>
        <w:t>','</w:t>
      </w:r>
      <w:r w:rsidR="00D454FD">
        <w:rPr>
          <w:lang w:val="en-US"/>
        </w:rPr>
        <w:t>U</w:t>
      </w:r>
      <w:r w:rsidR="00D454FD" w:rsidRPr="00D454FD">
        <w:rPr>
          <w:lang w:val="en-US"/>
        </w:rPr>
        <w:t>')</w:t>
      </w:r>
    </w:p>
    <w:p w14:paraId="7B96186F" w14:textId="77777777" w:rsidR="00D454FD" w:rsidRPr="00291268" w:rsidRDefault="00D454FD" w:rsidP="00D454FD">
      <w:pPr>
        <w:pStyle w:val="Prrafodelista"/>
        <w:ind w:left="1080" w:firstLine="0"/>
        <w:rPr>
          <w:lang w:val="en-US"/>
        </w:rPr>
      </w:pPr>
    </w:p>
    <w:p w14:paraId="7BF15130" w14:textId="77777777" w:rsidR="002F1CF8" w:rsidRPr="000964A6" w:rsidRDefault="002F1CF8" w:rsidP="002F1CF8">
      <w:pPr>
        <w:pStyle w:val="Prrafodelista"/>
        <w:numPr>
          <w:ilvl w:val="0"/>
          <w:numId w:val="16"/>
        </w:numPr>
        <w:rPr>
          <w:b/>
        </w:rPr>
      </w:pPr>
      <w:r w:rsidRPr="000964A6">
        <w:rPr>
          <w:b/>
        </w:rPr>
        <w:t>Consulta Operador CASE (1):</w:t>
      </w:r>
    </w:p>
    <w:p w14:paraId="73C492B9" w14:textId="600512F9" w:rsidR="002F1CF8" w:rsidRDefault="00BB71CC" w:rsidP="002F1CF8">
      <w:pPr>
        <w:ind w:left="1080" w:firstLine="0"/>
      </w:pPr>
      <w:r>
        <w:t xml:space="preserve">¿Se quiere saber que huéspedes </w:t>
      </w:r>
      <w:r w:rsidR="00472B37">
        <w:t xml:space="preserve">agendaron una habitación con </w:t>
      </w:r>
      <w:r w:rsidR="008805E6">
        <w:t>más</w:t>
      </w:r>
      <w:r w:rsidR="00472B37">
        <w:t xml:space="preserve"> </w:t>
      </w:r>
      <w:r w:rsidR="009F2A51">
        <w:t>capacidad máxima de lo necesario?</w:t>
      </w:r>
    </w:p>
    <w:p w14:paraId="55C4BD92" w14:textId="77777777" w:rsidR="009F2A51" w:rsidRDefault="009F2A51" w:rsidP="002F1CF8">
      <w:pPr>
        <w:ind w:left="1080" w:firstLine="0"/>
      </w:pPr>
    </w:p>
    <w:p w14:paraId="32B3086E" w14:textId="7DFA06CD" w:rsidR="009F2A51" w:rsidRPr="009E7B77" w:rsidRDefault="009F2A51" w:rsidP="009F2A51">
      <w:pPr>
        <w:ind w:left="1080" w:firstLine="0"/>
        <w:rPr>
          <w:lang w:val="en-US"/>
        </w:rPr>
      </w:pPr>
      <w:r w:rsidRPr="009E7B77">
        <w:rPr>
          <w:lang w:val="en-US"/>
        </w:rPr>
        <w:t>S</w:t>
      </w:r>
      <w:r w:rsidR="004244F9" w:rsidRPr="009E7B77">
        <w:rPr>
          <w:lang w:val="en-US"/>
        </w:rPr>
        <w:t>ELECT</w:t>
      </w:r>
      <w:r w:rsidRPr="009E7B77">
        <w:rPr>
          <w:lang w:val="en-US"/>
        </w:rPr>
        <w:t xml:space="preserve"> </w:t>
      </w:r>
      <w:proofErr w:type="spellStart"/>
      <w:r w:rsidRPr="009E7B77">
        <w:rPr>
          <w:lang w:val="en-US"/>
        </w:rPr>
        <w:t>guest_id</w:t>
      </w:r>
      <w:proofErr w:type="spellEnd"/>
      <w:r w:rsidRPr="009E7B77">
        <w:rPr>
          <w:lang w:val="en-US"/>
        </w:rPr>
        <w:t>, room_type,</w:t>
      </w:r>
    </w:p>
    <w:p w14:paraId="19572A9F" w14:textId="77777777" w:rsidR="009F2A51" w:rsidRPr="009E7B77" w:rsidRDefault="009F2A51" w:rsidP="009F2A51">
      <w:pPr>
        <w:ind w:left="1080" w:firstLine="0"/>
        <w:rPr>
          <w:lang w:val="en-US"/>
        </w:rPr>
      </w:pPr>
      <w:r w:rsidRPr="009E7B77">
        <w:rPr>
          <w:lang w:val="en-US"/>
        </w:rPr>
        <w:t xml:space="preserve">    CASE</w:t>
      </w:r>
    </w:p>
    <w:p w14:paraId="400AD441" w14:textId="77777777" w:rsidR="009F2A51" w:rsidRPr="009E7B77" w:rsidRDefault="009F2A51" w:rsidP="009F2A51">
      <w:pPr>
        <w:ind w:left="1080" w:firstLine="0"/>
        <w:rPr>
          <w:lang w:val="en-US"/>
        </w:rPr>
      </w:pPr>
      <w:r w:rsidRPr="009E7B77">
        <w:rPr>
          <w:lang w:val="en-US"/>
        </w:rPr>
        <w:t xml:space="preserve">        WHEN occupants &lt; </w:t>
      </w:r>
      <w:proofErr w:type="spellStart"/>
      <w:r w:rsidRPr="009E7B77">
        <w:rPr>
          <w:lang w:val="en-US"/>
        </w:rPr>
        <w:t>max_occupancy</w:t>
      </w:r>
      <w:proofErr w:type="spellEnd"/>
      <w:r w:rsidRPr="009E7B77">
        <w:rPr>
          <w:lang w:val="en-US"/>
        </w:rPr>
        <w:t xml:space="preserve"> THEN '</w:t>
      </w:r>
      <w:proofErr w:type="spellStart"/>
      <w:r w:rsidRPr="009E7B77">
        <w:rPr>
          <w:lang w:val="en-US"/>
        </w:rPr>
        <w:t>Desaprovechada</w:t>
      </w:r>
      <w:proofErr w:type="spellEnd"/>
      <w:r w:rsidRPr="009E7B77">
        <w:rPr>
          <w:lang w:val="en-US"/>
        </w:rPr>
        <w:t>'</w:t>
      </w:r>
    </w:p>
    <w:p w14:paraId="7A7D87D1" w14:textId="77777777" w:rsidR="009F2A51" w:rsidRPr="009E7B77" w:rsidRDefault="009F2A51" w:rsidP="009F2A51">
      <w:pPr>
        <w:ind w:left="1080" w:firstLine="0"/>
        <w:rPr>
          <w:lang w:val="en-US"/>
        </w:rPr>
      </w:pPr>
      <w:r w:rsidRPr="009E7B77">
        <w:rPr>
          <w:lang w:val="en-US"/>
        </w:rPr>
        <w:t xml:space="preserve">        ELSE '</w:t>
      </w:r>
      <w:proofErr w:type="spellStart"/>
      <w:r w:rsidRPr="009E7B77">
        <w:rPr>
          <w:lang w:val="en-US"/>
        </w:rPr>
        <w:t>Aprovechada</w:t>
      </w:r>
      <w:proofErr w:type="spellEnd"/>
      <w:r w:rsidRPr="009E7B77">
        <w:rPr>
          <w:lang w:val="en-US"/>
        </w:rPr>
        <w:t>'</w:t>
      </w:r>
    </w:p>
    <w:p w14:paraId="3CD064B2" w14:textId="04BEE83C" w:rsidR="009F2A51" w:rsidRPr="009E7B77" w:rsidRDefault="009F2A51" w:rsidP="009F2A51">
      <w:pPr>
        <w:ind w:left="1080" w:firstLine="0"/>
        <w:rPr>
          <w:lang w:val="en-US"/>
        </w:rPr>
      </w:pPr>
      <w:r w:rsidRPr="009E7B77">
        <w:rPr>
          <w:lang w:val="en-US"/>
        </w:rPr>
        <w:t xml:space="preserve">    END</w:t>
      </w:r>
      <w:r w:rsidR="00E52007" w:rsidRPr="009E7B77">
        <w:rPr>
          <w:lang w:val="en-US"/>
        </w:rPr>
        <w:t xml:space="preserve"> AS </w:t>
      </w:r>
      <w:proofErr w:type="spellStart"/>
      <w:r w:rsidR="004244F9" w:rsidRPr="009E7B77">
        <w:rPr>
          <w:lang w:val="en-US"/>
        </w:rPr>
        <w:t>Rendimiento</w:t>
      </w:r>
      <w:proofErr w:type="spellEnd"/>
    </w:p>
    <w:p w14:paraId="3AB3E607" w14:textId="21B3DF9A" w:rsidR="009F2A51" w:rsidRPr="009E7B77" w:rsidRDefault="009F2A51" w:rsidP="009F2A51">
      <w:pPr>
        <w:ind w:left="1080" w:firstLine="0"/>
        <w:rPr>
          <w:lang w:val="en-US"/>
        </w:rPr>
      </w:pPr>
      <w:r w:rsidRPr="009E7B77">
        <w:rPr>
          <w:lang w:val="en-US"/>
        </w:rPr>
        <w:t>FROM booking JOIN room ON (</w:t>
      </w:r>
      <w:proofErr w:type="spellStart"/>
      <w:r w:rsidRPr="009E7B77">
        <w:rPr>
          <w:lang w:val="en-US"/>
        </w:rPr>
        <w:t>booking.room_no</w:t>
      </w:r>
      <w:proofErr w:type="spellEnd"/>
      <w:r w:rsidRPr="009E7B77">
        <w:rPr>
          <w:lang w:val="en-US"/>
        </w:rPr>
        <w:t>=room.id)</w:t>
      </w:r>
    </w:p>
    <w:p w14:paraId="4AA431B2" w14:textId="2E300E3B" w:rsidR="00046C22" w:rsidRPr="009F2A51" w:rsidRDefault="00046C22">
      <w:pPr>
        <w:spacing w:after="160" w:line="259" w:lineRule="auto"/>
        <w:ind w:firstLine="0"/>
        <w:jc w:val="left"/>
        <w:rPr>
          <w:rFonts w:eastAsiaTheme="majorEastAsia" w:cs="Arial"/>
          <w:b/>
          <w:szCs w:val="26"/>
          <w:lang w:val="en-US"/>
        </w:rPr>
      </w:pPr>
    </w:p>
    <w:p w14:paraId="37DAE63F" w14:textId="4C1A0FB8" w:rsidR="00BC48F2" w:rsidRPr="00041C05" w:rsidRDefault="00BC48F2" w:rsidP="00046C22">
      <w:pPr>
        <w:pStyle w:val="Ttulo2"/>
        <w:spacing w:before="0"/>
        <w:ind w:firstLine="0"/>
      </w:pPr>
      <w:r w:rsidRPr="00041C05">
        <w:lastRenderedPageBreak/>
        <w:t>Bibliografía</w:t>
      </w:r>
    </w:p>
    <w:p w14:paraId="5E3AEB15" w14:textId="77777777" w:rsidR="00046C22" w:rsidRDefault="00046C22" w:rsidP="00046C22">
      <w:pPr>
        <w:ind w:left="720" w:hanging="720"/>
      </w:pPr>
      <w:r>
        <w:t xml:space="preserve">IBM. (2022). </w:t>
      </w:r>
      <w:r w:rsidRPr="00046C22">
        <w:rPr>
          <w:i/>
        </w:rPr>
        <w:t>T</w:t>
      </w:r>
      <w:r>
        <w:rPr>
          <w:i/>
        </w:rPr>
        <w:t>ipo de datos</w:t>
      </w:r>
      <w:r w:rsidRPr="00046C22">
        <w:rPr>
          <w:i/>
        </w:rPr>
        <w:t xml:space="preserve"> nulo (Null)</w:t>
      </w:r>
      <w:r>
        <w:t xml:space="preserve"> .Consultado de: </w:t>
      </w:r>
      <w:hyperlink r:id="rId56" w:history="1">
        <w:r w:rsidRPr="00DC7068">
          <w:rPr>
            <w:rStyle w:val="Hipervnculo"/>
          </w:rPr>
          <w:t xml:space="preserve">https://www.ibm.com/ </w:t>
        </w:r>
        <w:proofErr w:type="spellStart"/>
        <w:r w:rsidRPr="00DC7068">
          <w:rPr>
            <w:rStyle w:val="Hipervnculo"/>
          </w:rPr>
          <w:t>docs</w:t>
        </w:r>
        <w:proofErr w:type="spellEnd"/>
        <w:r w:rsidRPr="00DC7068">
          <w:rPr>
            <w:rStyle w:val="Hipervnculo"/>
          </w:rPr>
          <w:t>/es/</w:t>
        </w:r>
        <w:proofErr w:type="spellStart"/>
        <w:r w:rsidRPr="00DC7068">
          <w:rPr>
            <w:rStyle w:val="Hipervnculo"/>
          </w:rPr>
          <w:t>integration</w:t>
        </w:r>
        <w:proofErr w:type="spellEnd"/>
        <w:r w:rsidRPr="00DC7068">
          <w:rPr>
            <w:rStyle w:val="Hipervnculo"/>
          </w:rPr>
          <w:t>-bus/10.0?topic=</w:t>
        </w:r>
        <w:proofErr w:type="spellStart"/>
        <w:r w:rsidRPr="00DC7068">
          <w:rPr>
            <w:rStyle w:val="Hipervnculo"/>
          </w:rPr>
          <w:t>flows</w:t>
        </w:r>
        <w:proofErr w:type="spellEnd"/>
        <w:r w:rsidRPr="00DC7068">
          <w:rPr>
            <w:rStyle w:val="Hipervnculo"/>
          </w:rPr>
          <w:t>-</w:t>
        </w:r>
        <w:proofErr w:type="spellStart"/>
        <w:r w:rsidRPr="00DC7068">
          <w:rPr>
            <w:rStyle w:val="Hipervnculo"/>
          </w:rPr>
          <w:t>esql</w:t>
        </w:r>
        <w:proofErr w:type="spellEnd"/>
        <w:r w:rsidRPr="00DC7068">
          <w:rPr>
            <w:rStyle w:val="Hipervnculo"/>
          </w:rPr>
          <w:t>-</w:t>
        </w:r>
        <w:proofErr w:type="spellStart"/>
        <w:r w:rsidRPr="00DC7068">
          <w:rPr>
            <w:rStyle w:val="Hipervnculo"/>
          </w:rPr>
          <w:t>null</w:t>
        </w:r>
        <w:proofErr w:type="spellEnd"/>
        <w:r w:rsidRPr="00DC7068">
          <w:rPr>
            <w:rStyle w:val="Hipervnculo"/>
          </w:rPr>
          <w:t>-data-</w:t>
        </w:r>
        <w:proofErr w:type="spellStart"/>
        <w:r w:rsidRPr="00DC7068">
          <w:rPr>
            <w:rStyle w:val="Hipervnculo"/>
          </w:rPr>
          <w:t>type</w:t>
        </w:r>
        <w:proofErr w:type="spellEnd"/>
      </w:hyperlink>
      <w:r>
        <w:t xml:space="preserve"> </w:t>
      </w:r>
    </w:p>
    <w:p w14:paraId="08CD612E" w14:textId="4671D0A6" w:rsidR="009D0339" w:rsidRDefault="009D0339" w:rsidP="002F1CF8">
      <w:pPr>
        <w:ind w:left="720" w:hanging="720"/>
        <w:rPr>
          <w:rFonts w:cs="Arial"/>
          <w:szCs w:val="24"/>
        </w:rPr>
      </w:pPr>
      <w:proofErr w:type="spellStart"/>
      <w:r>
        <w:rPr>
          <w:rFonts w:cs="Arial"/>
          <w:szCs w:val="24"/>
        </w:rPr>
        <w:t>LearnSQL</w:t>
      </w:r>
      <w:proofErr w:type="spellEnd"/>
      <w:r>
        <w:rPr>
          <w:rFonts w:cs="Arial"/>
          <w:szCs w:val="24"/>
        </w:rPr>
        <w:t xml:space="preserve">. (2023). </w:t>
      </w:r>
      <w:r>
        <w:rPr>
          <w:rFonts w:cs="Arial"/>
          <w:i/>
          <w:szCs w:val="24"/>
        </w:rPr>
        <w:t xml:space="preserve">Explicación de SQL JOINs. </w:t>
      </w:r>
      <w:r>
        <w:rPr>
          <w:rFonts w:cs="Arial"/>
          <w:szCs w:val="24"/>
        </w:rPr>
        <w:t xml:space="preserve">Consultado de: </w:t>
      </w:r>
      <w:hyperlink r:id="rId57" w:history="1">
        <w:r w:rsidR="00BA538D" w:rsidRPr="00AA7E8E">
          <w:rPr>
            <w:rStyle w:val="Hipervnculo"/>
            <w:rFonts w:cs="Arial"/>
            <w:szCs w:val="24"/>
          </w:rPr>
          <w:t>https://learnsql.es/blog/explicacion-de-sql-joins-5-ejemplos-claros-de-inner-join-sql-para-principiantes/</w:t>
        </w:r>
      </w:hyperlink>
      <w:r w:rsidR="00BA538D">
        <w:rPr>
          <w:rFonts w:cs="Arial"/>
          <w:szCs w:val="24"/>
        </w:rPr>
        <w:t xml:space="preserve"> </w:t>
      </w:r>
    </w:p>
    <w:p w14:paraId="22C5355C" w14:textId="3DA76BA7" w:rsidR="00BA538D" w:rsidRPr="00BA538D" w:rsidRDefault="00BA538D" w:rsidP="008F2E38">
      <w:pPr>
        <w:ind w:left="720" w:hanging="720"/>
      </w:pPr>
      <w:r w:rsidRPr="009E7B77">
        <w:rPr>
          <w:lang w:val="en-US"/>
        </w:rPr>
        <w:t>PYM. (2020).</w:t>
      </w:r>
      <w:r w:rsidRPr="009E7B77">
        <w:rPr>
          <w:i/>
          <w:lang w:val="en-US"/>
        </w:rPr>
        <w:t xml:space="preserve"> ¿</w:t>
      </w:r>
      <w:proofErr w:type="spellStart"/>
      <w:r w:rsidRPr="009E7B77">
        <w:rPr>
          <w:i/>
          <w:lang w:val="en-US"/>
        </w:rPr>
        <w:t>Cómo</w:t>
      </w:r>
      <w:proofErr w:type="spellEnd"/>
      <w:r w:rsidRPr="009E7B77">
        <w:rPr>
          <w:i/>
          <w:lang w:val="en-US"/>
        </w:rPr>
        <w:t xml:space="preserve"> </w:t>
      </w:r>
      <w:proofErr w:type="spellStart"/>
      <w:r w:rsidRPr="009E7B77">
        <w:rPr>
          <w:i/>
          <w:lang w:val="en-US"/>
        </w:rPr>
        <w:t>funciona</w:t>
      </w:r>
      <w:proofErr w:type="spellEnd"/>
      <w:r w:rsidRPr="009E7B77">
        <w:rPr>
          <w:i/>
          <w:lang w:val="en-US"/>
        </w:rPr>
        <w:t xml:space="preserve"> INNER JOIN, LEFT JOIN, RIGHT JOIN y FULL </w:t>
      </w:r>
      <w:r w:rsidR="008F2E38" w:rsidRPr="009E7B77">
        <w:rPr>
          <w:i/>
          <w:lang w:val="en-US"/>
        </w:rPr>
        <w:t>JOIN?.</w:t>
      </w:r>
      <w:r w:rsidRPr="009E7B77">
        <w:rPr>
          <w:i/>
          <w:lang w:val="en-US"/>
        </w:rPr>
        <w:t xml:space="preserve"> </w:t>
      </w:r>
      <w:r>
        <w:t xml:space="preserve">Consultado de: </w:t>
      </w:r>
      <w:hyperlink r:id="rId58" w:history="1">
        <w:r w:rsidRPr="00AA7E8E">
          <w:rPr>
            <w:rStyle w:val="Hipervnculo"/>
          </w:rPr>
          <w:t>https://programacionymas.com/blog/como-funciona-inner-left-right-full-join</w:t>
        </w:r>
      </w:hyperlink>
      <w:r>
        <w:t xml:space="preserve"> </w:t>
      </w:r>
    </w:p>
    <w:p w14:paraId="7229C4A6" w14:textId="64300F3B" w:rsidR="002F1CF8" w:rsidRDefault="002F1CF8" w:rsidP="002F1CF8">
      <w:pPr>
        <w:ind w:left="720" w:hanging="720"/>
      </w:pPr>
      <w:r>
        <w:rPr>
          <w:rFonts w:cs="Arial"/>
          <w:szCs w:val="24"/>
        </w:rPr>
        <w:t xml:space="preserve">SQLZoo. (2032). </w:t>
      </w:r>
      <w:r>
        <w:rPr>
          <w:rFonts w:cs="Arial"/>
          <w:i/>
          <w:szCs w:val="24"/>
        </w:rPr>
        <w:t xml:space="preserve">SQL Tutorial. </w:t>
      </w:r>
      <w:r w:rsidRPr="00164459">
        <w:rPr>
          <w:rFonts w:cs="Arial"/>
          <w:szCs w:val="24"/>
        </w:rPr>
        <w:t>Consultado de:</w:t>
      </w:r>
      <w:r>
        <w:rPr>
          <w:rFonts w:cs="Arial"/>
          <w:i/>
          <w:szCs w:val="24"/>
        </w:rPr>
        <w:t xml:space="preserve"> </w:t>
      </w:r>
      <w:hyperlink r:id="rId59" w:history="1">
        <w:r w:rsidRPr="00164459">
          <w:rPr>
            <w:rStyle w:val="Hipervnculo"/>
            <w:rFonts w:cs="Arial"/>
          </w:rPr>
          <w:t>https://sqlzoo.net/wiki/SQL_Tutorial</w:t>
        </w:r>
      </w:hyperlink>
    </w:p>
    <w:p w14:paraId="08DF103F" w14:textId="184AB4FC" w:rsidR="00046C22" w:rsidRDefault="00046C22" w:rsidP="00046C22">
      <w:pPr>
        <w:ind w:left="720" w:hanging="720"/>
      </w:pPr>
      <w:r>
        <w:t xml:space="preserve">Wikipedia. (2022). </w:t>
      </w:r>
      <w:r w:rsidRPr="00046C22">
        <w:rPr>
          <w:i/>
        </w:rPr>
        <w:t>Null (SQL).</w:t>
      </w:r>
      <w:r>
        <w:t xml:space="preserve"> Consultado de: </w:t>
      </w:r>
      <w:hyperlink r:id="rId60" w:history="1">
        <w:r w:rsidRPr="00DC7068">
          <w:rPr>
            <w:rStyle w:val="Hipervnculo"/>
          </w:rPr>
          <w:t>https://es.wikipedia.org/wiki/Null_(SQL)</w:t>
        </w:r>
      </w:hyperlink>
      <w:r>
        <w:t xml:space="preserve"> </w:t>
      </w:r>
    </w:p>
    <w:p w14:paraId="16CA3945" w14:textId="27E2B7EC" w:rsidR="00BC48F2" w:rsidRPr="008F2E38" w:rsidRDefault="0005268B" w:rsidP="008F2E38">
      <w:pPr>
        <w:ind w:left="720" w:hanging="720"/>
      </w:pPr>
      <w:r>
        <w:t xml:space="preserve">Wikipedia. (2023). </w:t>
      </w:r>
      <w:r>
        <w:rPr>
          <w:i/>
        </w:rPr>
        <w:t xml:space="preserve">Sentencia JOIN en SQL. </w:t>
      </w:r>
      <w:r>
        <w:t>Consultado de:</w:t>
      </w:r>
      <w:r w:rsidR="001844AB">
        <w:t xml:space="preserve"> </w:t>
      </w:r>
      <w:hyperlink r:id="rId61" w:history="1">
        <w:r w:rsidR="001844AB" w:rsidRPr="00AA7E8E">
          <w:rPr>
            <w:rStyle w:val="Hipervnculo"/>
          </w:rPr>
          <w:t>https://es.wikipedia.org/wiki/Sentencia_JOIN_en_SQL</w:t>
        </w:r>
      </w:hyperlink>
      <w:r w:rsidR="001844AB">
        <w:t xml:space="preserve"> </w:t>
      </w:r>
    </w:p>
    <w:sectPr w:rsidR="00BC48F2" w:rsidRPr="008F2E38" w:rsidSect="00E60FAC">
      <w:headerReference w:type="even" r:id="rId62"/>
      <w:headerReference w:type="default" r:id="rId63"/>
      <w:footerReference w:type="even" r:id="rId64"/>
      <w:footerReference w:type="default" r:id="rId65"/>
      <w:headerReference w:type="first" r:id="rId66"/>
      <w:footerReference w:type="first" r:id="rId67"/>
      <w:pgSz w:w="12240" w:h="15840" w:code="1"/>
      <w:pgMar w:top="1440" w:right="1440" w:bottom="1440" w:left="1440" w:header="709" w:footer="90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1BF95" w14:textId="77777777" w:rsidR="00A4250D" w:rsidRDefault="00A4250D" w:rsidP="00BC48F2">
      <w:pPr>
        <w:spacing w:line="240" w:lineRule="auto"/>
      </w:pPr>
      <w:r>
        <w:separator/>
      </w:r>
    </w:p>
  </w:endnote>
  <w:endnote w:type="continuationSeparator" w:id="0">
    <w:p w14:paraId="19A48F30" w14:textId="77777777" w:rsidR="00A4250D" w:rsidRDefault="00A4250D" w:rsidP="00BC48F2">
      <w:pPr>
        <w:spacing w:line="240" w:lineRule="auto"/>
      </w:pPr>
      <w:r>
        <w:continuationSeparator/>
      </w:r>
    </w:p>
  </w:endnote>
  <w:endnote w:type="continuationNotice" w:id="1">
    <w:p w14:paraId="3778ED20" w14:textId="77777777" w:rsidR="00A4250D" w:rsidRDefault="00A4250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BCC20" w14:textId="77777777" w:rsidR="006F5CB9" w:rsidRDefault="006F5CB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6F809" w14:textId="5614493C" w:rsidR="005733D5" w:rsidRPr="008C75B1" w:rsidRDefault="00A4250D" w:rsidP="00A17031">
    <w:pPr>
      <w:pStyle w:val="Piedepgina"/>
      <w:ind w:firstLine="0"/>
      <w:rPr>
        <w:rFonts w:cs="Arial"/>
      </w:rPr>
    </w:pPr>
    <w:sdt>
      <w:sdtPr>
        <w:id w:val="-1221433074"/>
        <w:docPartObj>
          <w:docPartGallery w:val="Page Numbers (Bottom of Page)"/>
          <w:docPartUnique/>
        </w:docPartObj>
      </w:sdtPr>
      <w:sdtEndPr>
        <w:rPr>
          <w:rFonts w:cs="Arial"/>
        </w:rPr>
      </w:sdtEndPr>
      <w:sdtContent>
        <w:r w:rsidR="005733D5" w:rsidRPr="00BD2F84">
          <w:rPr>
            <w:noProof/>
            <w:lang w:val="es-419" w:eastAsia="es-419"/>
          </w:rPr>
          <w:drawing>
            <wp:anchor distT="0" distB="0" distL="114300" distR="114300" simplePos="0" relativeHeight="251658242" behindDoc="0" locked="0" layoutInCell="1" allowOverlap="1" wp14:anchorId="17025447" wp14:editId="7A224DE5">
              <wp:simplePos x="0" y="0"/>
              <wp:positionH relativeFrom="column">
                <wp:posOffset>0</wp:posOffset>
              </wp:positionH>
              <wp:positionV relativeFrom="paragraph">
                <wp:posOffset>-72279</wp:posOffset>
              </wp:positionV>
              <wp:extent cx="5943600" cy="4191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943600" cy="41910"/>
                      </a:xfrm>
                      <a:prstGeom prst="rect">
                        <a:avLst/>
                      </a:prstGeom>
                    </pic:spPr>
                  </pic:pic>
                </a:graphicData>
              </a:graphic>
            </wp:anchor>
          </w:drawing>
        </w:r>
        <w:r w:rsidR="005733D5">
          <w:t xml:space="preserve">SQL Básico                                                                                                                  </w:t>
        </w:r>
        <w:r w:rsidR="006F5CB9">
          <w:t xml:space="preserve"> </w:t>
        </w:r>
        <w:r w:rsidR="005733D5">
          <w:t xml:space="preserve">    </w:t>
        </w:r>
        <w:ins w:id="1" w:author="Unknown" w:date="2024-02-22T09:27:00Z">
          <w:r w:rsidR="007F6CA8" w:rsidRPr="00BD2F84">
            <w:rPr>
              <w:rFonts w:cs="Arial"/>
            </w:rPr>
            <w:fldChar w:fldCharType="begin"/>
          </w:r>
          <w:r w:rsidR="007F6CA8" w:rsidRPr="00BD2F84">
            <w:rPr>
              <w:rFonts w:cs="Arial"/>
            </w:rPr>
            <w:instrText>PAGE   \* MERGEFORMAT</w:instrText>
          </w:r>
        </w:ins>
        <w:r w:rsidR="006F5CB9">
          <w:rPr>
            <w:rFonts w:cs="Arial"/>
          </w:rPr>
          <w:fldChar w:fldCharType="separate"/>
        </w:r>
        <w:r w:rsidR="006F5CB9">
          <w:rPr>
            <w:rFonts w:cs="Arial"/>
            <w:noProof/>
          </w:rPr>
          <w:t>1</w:t>
        </w:r>
        <w:r w:rsidR="007F6CA8" w:rsidRPr="00BD2F84">
          <w:rPr>
            <w:rFonts w:cs="Arial"/>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DD161" w14:textId="77777777" w:rsidR="006F5CB9" w:rsidRDefault="006F5C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39236" w14:textId="77777777" w:rsidR="00A4250D" w:rsidRDefault="00A4250D" w:rsidP="00BC48F2">
      <w:pPr>
        <w:spacing w:line="240" w:lineRule="auto"/>
      </w:pPr>
      <w:r>
        <w:separator/>
      </w:r>
    </w:p>
  </w:footnote>
  <w:footnote w:type="continuationSeparator" w:id="0">
    <w:p w14:paraId="538F9DC1" w14:textId="77777777" w:rsidR="00A4250D" w:rsidRDefault="00A4250D" w:rsidP="00BC48F2">
      <w:pPr>
        <w:spacing w:line="240" w:lineRule="auto"/>
      </w:pPr>
      <w:r>
        <w:continuationSeparator/>
      </w:r>
    </w:p>
  </w:footnote>
  <w:footnote w:type="continuationNotice" w:id="1">
    <w:p w14:paraId="73ABA846" w14:textId="77777777" w:rsidR="00A4250D" w:rsidRDefault="00A4250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06F90" w14:textId="77777777" w:rsidR="006F5CB9" w:rsidRDefault="006F5CB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B5641" w14:textId="68044634" w:rsidR="005733D5" w:rsidRPr="005874FA" w:rsidRDefault="005733D5" w:rsidP="00242DED">
    <w:pPr>
      <w:ind w:firstLine="0"/>
      <w:jc w:val="right"/>
      <w:rPr>
        <w:rFonts w:cs="Arial"/>
        <w:b/>
        <w:bCs/>
        <w:szCs w:val="24"/>
      </w:rPr>
    </w:pPr>
    <w:r>
      <w:rPr>
        <w:noProof/>
        <w:lang w:val="es-419" w:eastAsia="es-419"/>
      </w:rPr>
      <w:drawing>
        <wp:anchor distT="0" distB="0" distL="114300" distR="114300" simplePos="0" relativeHeight="251658241" behindDoc="0" locked="0" layoutInCell="1" allowOverlap="1" wp14:anchorId="247B1C78" wp14:editId="27A25A8E">
          <wp:simplePos x="0" y="0"/>
          <wp:positionH relativeFrom="margin">
            <wp:posOffset>-53340</wp:posOffset>
          </wp:positionH>
          <wp:positionV relativeFrom="paragraph">
            <wp:posOffset>-123452</wp:posOffset>
          </wp:positionV>
          <wp:extent cx="1556239" cy="543873"/>
          <wp:effectExtent l="0" t="0" r="6350"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12476" t="15205" r="16470" b="36372"/>
                  <a:stretch/>
                </pic:blipFill>
                <pic:spPr bwMode="auto">
                  <a:xfrm>
                    <a:off x="0" y="0"/>
                    <a:ext cx="1556239" cy="5438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74FA">
      <w:rPr>
        <w:rFonts w:cs="Arial"/>
        <w:b/>
        <w:bCs/>
        <w:noProof/>
        <w:szCs w:val="24"/>
        <w:lang w:val="es-419" w:eastAsia="es-419"/>
      </w:rPr>
      <w:drawing>
        <wp:anchor distT="0" distB="0" distL="114300" distR="114300" simplePos="0" relativeHeight="251658240" behindDoc="0" locked="0" layoutInCell="1" allowOverlap="1" wp14:anchorId="38B8DA00" wp14:editId="43D0F365">
          <wp:simplePos x="0" y="0"/>
          <wp:positionH relativeFrom="margin">
            <wp:align>right</wp:align>
          </wp:positionH>
          <wp:positionV relativeFrom="paragraph">
            <wp:posOffset>242440</wp:posOffset>
          </wp:positionV>
          <wp:extent cx="4097655" cy="161925"/>
          <wp:effectExtent l="0" t="0" r="0" b="952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4097655" cy="161925"/>
                  </a:xfrm>
                  <a:prstGeom prst="rect">
                    <a:avLst/>
                  </a:prstGeom>
                </pic:spPr>
              </pic:pic>
            </a:graphicData>
          </a:graphic>
        </wp:anchor>
      </w:drawing>
    </w:r>
    <w:r w:rsidRPr="003F6955">
      <w:rPr>
        <w:rFonts w:cs="Arial"/>
        <w:b/>
        <w:bCs/>
        <w:szCs w:val="24"/>
      </w:rPr>
      <w:t xml:space="preserve"> </w:t>
    </w:r>
  </w:p>
  <w:p w14:paraId="7D58C4F7" w14:textId="62566213" w:rsidR="005733D5" w:rsidRDefault="005733D5" w:rsidP="00BD2F84">
    <w:pPr>
      <w:pStyle w:val="Encabezado"/>
      <w:pBdr>
        <w:bottom w:val="single" w:sz="12" w:space="0" w:color="auto"/>
      </w:pBdr>
      <w:ind w:firstLine="0"/>
      <w:rPr>
        <w:lang w:val="es-MX"/>
      </w:rPr>
    </w:pPr>
  </w:p>
  <w:p w14:paraId="35374977" w14:textId="22744A62" w:rsidR="005733D5" w:rsidRPr="00BC48F2" w:rsidRDefault="005733D5" w:rsidP="00242DED">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6B56B" w14:textId="77777777" w:rsidR="006F5CB9" w:rsidRDefault="006F5CB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CB9"/>
    <w:multiLevelType w:val="hybridMultilevel"/>
    <w:tmpl w:val="CF92A3B2"/>
    <w:lvl w:ilvl="0" w:tplc="5CCC93E8">
      <w:start w:val="2"/>
      <w:numFmt w:val="bullet"/>
      <w:lvlText w:val="-"/>
      <w:lvlJc w:val="left"/>
      <w:pPr>
        <w:ind w:left="1570" w:hanging="360"/>
      </w:pPr>
      <w:rPr>
        <w:rFonts w:ascii="Arial" w:eastAsiaTheme="minorHAnsi" w:hAnsi="Arial" w:cs="Aria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 w15:restartNumberingAfterBreak="0">
    <w:nsid w:val="086E14B2"/>
    <w:multiLevelType w:val="hybridMultilevel"/>
    <w:tmpl w:val="F63A8FA2"/>
    <w:lvl w:ilvl="0" w:tplc="DAD82564">
      <w:numFmt w:val="bullet"/>
      <w:lvlText w:val="-"/>
      <w:lvlJc w:val="left"/>
      <w:pPr>
        <w:ind w:left="2628" w:hanging="360"/>
      </w:pPr>
      <w:rPr>
        <w:rFonts w:ascii="Arial" w:eastAsiaTheme="minorEastAsia" w:hAnsi="Arial" w:cs="Arial" w:hint="default"/>
      </w:rPr>
    </w:lvl>
    <w:lvl w:ilvl="1" w:tplc="580A0003" w:tentative="1">
      <w:start w:val="1"/>
      <w:numFmt w:val="bullet"/>
      <w:lvlText w:val="o"/>
      <w:lvlJc w:val="left"/>
      <w:pPr>
        <w:ind w:left="3348" w:hanging="360"/>
      </w:pPr>
      <w:rPr>
        <w:rFonts w:ascii="Courier New" w:hAnsi="Courier New" w:cs="Courier New" w:hint="default"/>
      </w:rPr>
    </w:lvl>
    <w:lvl w:ilvl="2" w:tplc="580A0005" w:tentative="1">
      <w:start w:val="1"/>
      <w:numFmt w:val="bullet"/>
      <w:lvlText w:val=""/>
      <w:lvlJc w:val="left"/>
      <w:pPr>
        <w:ind w:left="4068" w:hanging="360"/>
      </w:pPr>
      <w:rPr>
        <w:rFonts w:ascii="Wingdings" w:hAnsi="Wingdings" w:hint="default"/>
      </w:rPr>
    </w:lvl>
    <w:lvl w:ilvl="3" w:tplc="580A0001" w:tentative="1">
      <w:start w:val="1"/>
      <w:numFmt w:val="bullet"/>
      <w:lvlText w:val=""/>
      <w:lvlJc w:val="left"/>
      <w:pPr>
        <w:ind w:left="4788" w:hanging="360"/>
      </w:pPr>
      <w:rPr>
        <w:rFonts w:ascii="Symbol" w:hAnsi="Symbol" w:hint="default"/>
      </w:rPr>
    </w:lvl>
    <w:lvl w:ilvl="4" w:tplc="580A0003" w:tentative="1">
      <w:start w:val="1"/>
      <w:numFmt w:val="bullet"/>
      <w:lvlText w:val="o"/>
      <w:lvlJc w:val="left"/>
      <w:pPr>
        <w:ind w:left="5508" w:hanging="360"/>
      </w:pPr>
      <w:rPr>
        <w:rFonts w:ascii="Courier New" w:hAnsi="Courier New" w:cs="Courier New" w:hint="default"/>
      </w:rPr>
    </w:lvl>
    <w:lvl w:ilvl="5" w:tplc="580A0005" w:tentative="1">
      <w:start w:val="1"/>
      <w:numFmt w:val="bullet"/>
      <w:lvlText w:val=""/>
      <w:lvlJc w:val="left"/>
      <w:pPr>
        <w:ind w:left="6228" w:hanging="360"/>
      </w:pPr>
      <w:rPr>
        <w:rFonts w:ascii="Wingdings" w:hAnsi="Wingdings" w:hint="default"/>
      </w:rPr>
    </w:lvl>
    <w:lvl w:ilvl="6" w:tplc="580A0001" w:tentative="1">
      <w:start w:val="1"/>
      <w:numFmt w:val="bullet"/>
      <w:lvlText w:val=""/>
      <w:lvlJc w:val="left"/>
      <w:pPr>
        <w:ind w:left="6948" w:hanging="360"/>
      </w:pPr>
      <w:rPr>
        <w:rFonts w:ascii="Symbol" w:hAnsi="Symbol" w:hint="default"/>
      </w:rPr>
    </w:lvl>
    <w:lvl w:ilvl="7" w:tplc="580A0003" w:tentative="1">
      <w:start w:val="1"/>
      <w:numFmt w:val="bullet"/>
      <w:lvlText w:val="o"/>
      <w:lvlJc w:val="left"/>
      <w:pPr>
        <w:ind w:left="7668" w:hanging="360"/>
      </w:pPr>
      <w:rPr>
        <w:rFonts w:ascii="Courier New" w:hAnsi="Courier New" w:cs="Courier New" w:hint="default"/>
      </w:rPr>
    </w:lvl>
    <w:lvl w:ilvl="8" w:tplc="580A0005" w:tentative="1">
      <w:start w:val="1"/>
      <w:numFmt w:val="bullet"/>
      <w:lvlText w:val=""/>
      <w:lvlJc w:val="left"/>
      <w:pPr>
        <w:ind w:left="8388" w:hanging="360"/>
      </w:pPr>
      <w:rPr>
        <w:rFonts w:ascii="Wingdings" w:hAnsi="Wingdings" w:hint="default"/>
      </w:rPr>
    </w:lvl>
  </w:abstractNum>
  <w:abstractNum w:abstractNumId="2" w15:restartNumberingAfterBreak="0">
    <w:nsid w:val="1FD265C1"/>
    <w:multiLevelType w:val="hybridMultilevel"/>
    <w:tmpl w:val="C93201A0"/>
    <w:lvl w:ilvl="0" w:tplc="0304262C">
      <w:start w:val="5"/>
      <w:numFmt w:val="bullet"/>
      <w:lvlText w:val=""/>
      <w:lvlJc w:val="left"/>
      <w:pPr>
        <w:ind w:left="1080" w:hanging="360"/>
      </w:pPr>
      <w:rPr>
        <w:rFonts w:ascii="Symbol" w:eastAsiaTheme="minorHAnsi" w:hAnsi="Symbol" w:cstheme="minorBidi" w:hint="default"/>
      </w:rPr>
    </w:lvl>
    <w:lvl w:ilvl="1" w:tplc="580A0003">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3" w15:restartNumberingAfterBreak="0">
    <w:nsid w:val="22E0313F"/>
    <w:multiLevelType w:val="hybridMultilevel"/>
    <w:tmpl w:val="E30289B8"/>
    <w:lvl w:ilvl="0" w:tplc="D12E8210">
      <w:start w:val="1"/>
      <w:numFmt w:val="decimal"/>
      <w:lvlText w:val="%1."/>
      <w:lvlJc w:val="left"/>
      <w:pPr>
        <w:ind w:left="1080" w:hanging="360"/>
      </w:pPr>
      <w:rPr>
        <w:rFonts w:hint="default"/>
        <w:b/>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4" w15:restartNumberingAfterBreak="0">
    <w:nsid w:val="24C666B4"/>
    <w:multiLevelType w:val="hybridMultilevel"/>
    <w:tmpl w:val="9814BC5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25073013"/>
    <w:multiLevelType w:val="hybridMultilevel"/>
    <w:tmpl w:val="8DB02F3A"/>
    <w:lvl w:ilvl="0" w:tplc="FFFFFFFF">
      <w:start w:val="1"/>
      <w:numFmt w:val="upperLetter"/>
      <w:lvlText w:val="%1."/>
      <w:lvlJc w:val="left"/>
      <w:pPr>
        <w:ind w:left="1080" w:hanging="360"/>
      </w:pPr>
      <w:rPr>
        <w:rFonts w:hint="default"/>
      </w:rPr>
    </w:lvl>
    <w:lvl w:ilvl="1" w:tplc="093EDE20">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8030B9"/>
    <w:multiLevelType w:val="hybridMultilevel"/>
    <w:tmpl w:val="AE14BE24"/>
    <w:lvl w:ilvl="0" w:tplc="DAD82564">
      <w:numFmt w:val="bullet"/>
      <w:lvlText w:val="-"/>
      <w:lvlJc w:val="left"/>
      <w:pPr>
        <w:ind w:left="4995" w:hanging="360"/>
      </w:pPr>
      <w:rPr>
        <w:rFonts w:ascii="Arial" w:eastAsiaTheme="minorEastAsia" w:hAnsi="Arial" w:cs="Arial" w:hint="default"/>
      </w:rPr>
    </w:lvl>
    <w:lvl w:ilvl="1" w:tplc="580A0003" w:tentative="1">
      <w:start w:val="1"/>
      <w:numFmt w:val="bullet"/>
      <w:lvlText w:val="o"/>
      <w:lvlJc w:val="left"/>
      <w:pPr>
        <w:ind w:left="3807" w:hanging="360"/>
      </w:pPr>
      <w:rPr>
        <w:rFonts w:ascii="Courier New" w:hAnsi="Courier New" w:cs="Courier New" w:hint="default"/>
      </w:rPr>
    </w:lvl>
    <w:lvl w:ilvl="2" w:tplc="580A0005" w:tentative="1">
      <w:start w:val="1"/>
      <w:numFmt w:val="bullet"/>
      <w:lvlText w:val=""/>
      <w:lvlJc w:val="left"/>
      <w:pPr>
        <w:ind w:left="4527" w:hanging="360"/>
      </w:pPr>
      <w:rPr>
        <w:rFonts w:ascii="Wingdings" w:hAnsi="Wingdings" w:hint="default"/>
      </w:rPr>
    </w:lvl>
    <w:lvl w:ilvl="3" w:tplc="580A0001">
      <w:start w:val="1"/>
      <w:numFmt w:val="bullet"/>
      <w:lvlText w:val=""/>
      <w:lvlJc w:val="left"/>
      <w:pPr>
        <w:ind w:left="5247" w:hanging="360"/>
      </w:pPr>
      <w:rPr>
        <w:rFonts w:ascii="Symbol" w:hAnsi="Symbol" w:hint="default"/>
      </w:rPr>
    </w:lvl>
    <w:lvl w:ilvl="4" w:tplc="580A0003" w:tentative="1">
      <w:start w:val="1"/>
      <w:numFmt w:val="bullet"/>
      <w:lvlText w:val="o"/>
      <w:lvlJc w:val="left"/>
      <w:pPr>
        <w:ind w:left="5967" w:hanging="360"/>
      </w:pPr>
      <w:rPr>
        <w:rFonts w:ascii="Courier New" w:hAnsi="Courier New" w:cs="Courier New" w:hint="default"/>
      </w:rPr>
    </w:lvl>
    <w:lvl w:ilvl="5" w:tplc="580A0005" w:tentative="1">
      <w:start w:val="1"/>
      <w:numFmt w:val="bullet"/>
      <w:lvlText w:val=""/>
      <w:lvlJc w:val="left"/>
      <w:pPr>
        <w:ind w:left="6687" w:hanging="360"/>
      </w:pPr>
      <w:rPr>
        <w:rFonts w:ascii="Wingdings" w:hAnsi="Wingdings" w:hint="default"/>
      </w:rPr>
    </w:lvl>
    <w:lvl w:ilvl="6" w:tplc="580A0001" w:tentative="1">
      <w:start w:val="1"/>
      <w:numFmt w:val="bullet"/>
      <w:lvlText w:val=""/>
      <w:lvlJc w:val="left"/>
      <w:pPr>
        <w:ind w:left="7407" w:hanging="360"/>
      </w:pPr>
      <w:rPr>
        <w:rFonts w:ascii="Symbol" w:hAnsi="Symbol" w:hint="default"/>
      </w:rPr>
    </w:lvl>
    <w:lvl w:ilvl="7" w:tplc="580A0003" w:tentative="1">
      <w:start w:val="1"/>
      <w:numFmt w:val="bullet"/>
      <w:lvlText w:val="o"/>
      <w:lvlJc w:val="left"/>
      <w:pPr>
        <w:ind w:left="8127" w:hanging="360"/>
      </w:pPr>
      <w:rPr>
        <w:rFonts w:ascii="Courier New" w:hAnsi="Courier New" w:cs="Courier New" w:hint="default"/>
      </w:rPr>
    </w:lvl>
    <w:lvl w:ilvl="8" w:tplc="580A0005" w:tentative="1">
      <w:start w:val="1"/>
      <w:numFmt w:val="bullet"/>
      <w:lvlText w:val=""/>
      <w:lvlJc w:val="left"/>
      <w:pPr>
        <w:ind w:left="8847" w:hanging="360"/>
      </w:pPr>
      <w:rPr>
        <w:rFonts w:ascii="Wingdings" w:hAnsi="Wingdings" w:hint="default"/>
      </w:rPr>
    </w:lvl>
  </w:abstractNum>
  <w:abstractNum w:abstractNumId="7" w15:restartNumberingAfterBreak="0">
    <w:nsid w:val="3B0A2B7F"/>
    <w:multiLevelType w:val="hybridMultilevel"/>
    <w:tmpl w:val="C13A5312"/>
    <w:lvl w:ilvl="0" w:tplc="240A0001">
      <w:start w:val="1"/>
      <w:numFmt w:val="bullet"/>
      <w:lvlText w:val=""/>
      <w:lvlJc w:val="left"/>
      <w:pPr>
        <w:ind w:left="2727" w:hanging="360"/>
      </w:pPr>
      <w:rPr>
        <w:rFonts w:ascii="Symbol" w:hAnsi="Symbol" w:hint="default"/>
      </w:rPr>
    </w:lvl>
    <w:lvl w:ilvl="1" w:tplc="240A0003" w:tentative="1">
      <w:start w:val="1"/>
      <w:numFmt w:val="bullet"/>
      <w:lvlText w:val="o"/>
      <w:lvlJc w:val="left"/>
      <w:pPr>
        <w:ind w:left="3447" w:hanging="360"/>
      </w:pPr>
      <w:rPr>
        <w:rFonts w:ascii="Courier New" w:hAnsi="Courier New" w:cs="Courier New" w:hint="default"/>
      </w:rPr>
    </w:lvl>
    <w:lvl w:ilvl="2" w:tplc="240A0005" w:tentative="1">
      <w:start w:val="1"/>
      <w:numFmt w:val="bullet"/>
      <w:lvlText w:val=""/>
      <w:lvlJc w:val="left"/>
      <w:pPr>
        <w:ind w:left="4167" w:hanging="360"/>
      </w:pPr>
      <w:rPr>
        <w:rFonts w:ascii="Wingdings" w:hAnsi="Wingdings" w:hint="default"/>
      </w:rPr>
    </w:lvl>
    <w:lvl w:ilvl="3" w:tplc="240A0001" w:tentative="1">
      <w:start w:val="1"/>
      <w:numFmt w:val="bullet"/>
      <w:lvlText w:val=""/>
      <w:lvlJc w:val="left"/>
      <w:pPr>
        <w:ind w:left="4887" w:hanging="360"/>
      </w:pPr>
      <w:rPr>
        <w:rFonts w:ascii="Symbol" w:hAnsi="Symbol" w:hint="default"/>
      </w:rPr>
    </w:lvl>
    <w:lvl w:ilvl="4" w:tplc="240A0003" w:tentative="1">
      <w:start w:val="1"/>
      <w:numFmt w:val="bullet"/>
      <w:lvlText w:val="o"/>
      <w:lvlJc w:val="left"/>
      <w:pPr>
        <w:ind w:left="5607" w:hanging="360"/>
      </w:pPr>
      <w:rPr>
        <w:rFonts w:ascii="Courier New" w:hAnsi="Courier New" w:cs="Courier New" w:hint="default"/>
      </w:rPr>
    </w:lvl>
    <w:lvl w:ilvl="5" w:tplc="240A0005" w:tentative="1">
      <w:start w:val="1"/>
      <w:numFmt w:val="bullet"/>
      <w:lvlText w:val=""/>
      <w:lvlJc w:val="left"/>
      <w:pPr>
        <w:ind w:left="6327" w:hanging="360"/>
      </w:pPr>
      <w:rPr>
        <w:rFonts w:ascii="Wingdings" w:hAnsi="Wingdings" w:hint="default"/>
      </w:rPr>
    </w:lvl>
    <w:lvl w:ilvl="6" w:tplc="240A0001" w:tentative="1">
      <w:start w:val="1"/>
      <w:numFmt w:val="bullet"/>
      <w:lvlText w:val=""/>
      <w:lvlJc w:val="left"/>
      <w:pPr>
        <w:ind w:left="7047" w:hanging="360"/>
      </w:pPr>
      <w:rPr>
        <w:rFonts w:ascii="Symbol" w:hAnsi="Symbol" w:hint="default"/>
      </w:rPr>
    </w:lvl>
    <w:lvl w:ilvl="7" w:tplc="240A0003" w:tentative="1">
      <w:start w:val="1"/>
      <w:numFmt w:val="bullet"/>
      <w:lvlText w:val="o"/>
      <w:lvlJc w:val="left"/>
      <w:pPr>
        <w:ind w:left="7767" w:hanging="360"/>
      </w:pPr>
      <w:rPr>
        <w:rFonts w:ascii="Courier New" w:hAnsi="Courier New" w:cs="Courier New" w:hint="default"/>
      </w:rPr>
    </w:lvl>
    <w:lvl w:ilvl="8" w:tplc="240A0005" w:tentative="1">
      <w:start w:val="1"/>
      <w:numFmt w:val="bullet"/>
      <w:lvlText w:val=""/>
      <w:lvlJc w:val="left"/>
      <w:pPr>
        <w:ind w:left="8487" w:hanging="360"/>
      </w:pPr>
      <w:rPr>
        <w:rFonts w:ascii="Wingdings" w:hAnsi="Wingdings" w:hint="default"/>
      </w:rPr>
    </w:lvl>
  </w:abstractNum>
  <w:abstractNum w:abstractNumId="8" w15:restartNumberingAfterBreak="0">
    <w:nsid w:val="3D8721F4"/>
    <w:multiLevelType w:val="hybridMultilevel"/>
    <w:tmpl w:val="A7DC301E"/>
    <w:lvl w:ilvl="0" w:tplc="DAD82564">
      <w:numFmt w:val="bullet"/>
      <w:lvlText w:val="-"/>
      <w:lvlJc w:val="left"/>
      <w:pPr>
        <w:ind w:left="5247" w:hanging="360"/>
      </w:pPr>
      <w:rPr>
        <w:rFonts w:ascii="Arial" w:eastAsiaTheme="minorEastAsia" w:hAnsi="Arial" w:cs="Arial" w:hint="default"/>
      </w:rPr>
    </w:lvl>
    <w:lvl w:ilvl="1" w:tplc="580A0003" w:tentative="1">
      <w:start w:val="1"/>
      <w:numFmt w:val="bullet"/>
      <w:lvlText w:val="o"/>
      <w:lvlJc w:val="left"/>
      <w:pPr>
        <w:ind w:left="4059" w:hanging="360"/>
      </w:pPr>
      <w:rPr>
        <w:rFonts w:ascii="Courier New" w:hAnsi="Courier New" w:cs="Courier New" w:hint="default"/>
      </w:rPr>
    </w:lvl>
    <w:lvl w:ilvl="2" w:tplc="580A0005" w:tentative="1">
      <w:start w:val="1"/>
      <w:numFmt w:val="bullet"/>
      <w:lvlText w:val=""/>
      <w:lvlJc w:val="left"/>
      <w:pPr>
        <w:ind w:left="4779" w:hanging="360"/>
      </w:pPr>
      <w:rPr>
        <w:rFonts w:ascii="Wingdings" w:hAnsi="Wingdings" w:hint="default"/>
      </w:rPr>
    </w:lvl>
    <w:lvl w:ilvl="3" w:tplc="580A0001">
      <w:start w:val="1"/>
      <w:numFmt w:val="bullet"/>
      <w:lvlText w:val=""/>
      <w:lvlJc w:val="left"/>
      <w:pPr>
        <w:ind w:left="5499" w:hanging="360"/>
      </w:pPr>
      <w:rPr>
        <w:rFonts w:ascii="Symbol" w:hAnsi="Symbol" w:hint="default"/>
      </w:rPr>
    </w:lvl>
    <w:lvl w:ilvl="4" w:tplc="580A0003" w:tentative="1">
      <w:start w:val="1"/>
      <w:numFmt w:val="bullet"/>
      <w:lvlText w:val="o"/>
      <w:lvlJc w:val="left"/>
      <w:pPr>
        <w:ind w:left="6219" w:hanging="360"/>
      </w:pPr>
      <w:rPr>
        <w:rFonts w:ascii="Courier New" w:hAnsi="Courier New" w:cs="Courier New" w:hint="default"/>
      </w:rPr>
    </w:lvl>
    <w:lvl w:ilvl="5" w:tplc="580A0005" w:tentative="1">
      <w:start w:val="1"/>
      <w:numFmt w:val="bullet"/>
      <w:lvlText w:val=""/>
      <w:lvlJc w:val="left"/>
      <w:pPr>
        <w:ind w:left="6939" w:hanging="360"/>
      </w:pPr>
      <w:rPr>
        <w:rFonts w:ascii="Wingdings" w:hAnsi="Wingdings" w:hint="default"/>
      </w:rPr>
    </w:lvl>
    <w:lvl w:ilvl="6" w:tplc="580A0001" w:tentative="1">
      <w:start w:val="1"/>
      <w:numFmt w:val="bullet"/>
      <w:lvlText w:val=""/>
      <w:lvlJc w:val="left"/>
      <w:pPr>
        <w:ind w:left="7659" w:hanging="360"/>
      </w:pPr>
      <w:rPr>
        <w:rFonts w:ascii="Symbol" w:hAnsi="Symbol" w:hint="default"/>
      </w:rPr>
    </w:lvl>
    <w:lvl w:ilvl="7" w:tplc="580A0003" w:tentative="1">
      <w:start w:val="1"/>
      <w:numFmt w:val="bullet"/>
      <w:lvlText w:val="o"/>
      <w:lvlJc w:val="left"/>
      <w:pPr>
        <w:ind w:left="8379" w:hanging="360"/>
      </w:pPr>
      <w:rPr>
        <w:rFonts w:ascii="Courier New" w:hAnsi="Courier New" w:cs="Courier New" w:hint="default"/>
      </w:rPr>
    </w:lvl>
    <w:lvl w:ilvl="8" w:tplc="580A0005" w:tentative="1">
      <w:start w:val="1"/>
      <w:numFmt w:val="bullet"/>
      <w:lvlText w:val=""/>
      <w:lvlJc w:val="left"/>
      <w:pPr>
        <w:ind w:left="9099" w:hanging="360"/>
      </w:pPr>
      <w:rPr>
        <w:rFonts w:ascii="Wingdings" w:hAnsi="Wingdings" w:hint="default"/>
      </w:rPr>
    </w:lvl>
  </w:abstractNum>
  <w:abstractNum w:abstractNumId="9" w15:restartNumberingAfterBreak="0">
    <w:nsid w:val="3DEC4C12"/>
    <w:multiLevelType w:val="hybridMultilevel"/>
    <w:tmpl w:val="26BC66C8"/>
    <w:lvl w:ilvl="0" w:tplc="240A0001">
      <w:start w:val="1"/>
      <w:numFmt w:val="bullet"/>
      <w:lvlText w:val=""/>
      <w:lvlJc w:val="left"/>
      <w:pPr>
        <w:ind w:left="2007" w:hanging="360"/>
      </w:pPr>
      <w:rPr>
        <w:rFonts w:ascii="Symbol" w:hAnsi="Symbol" w:hint="default"/>
      </w:rPr>
    </w:lvl>
    <w:lvl w:ilvl="1" w:tplc="240A0003" w:tentative="1">
      <w:start w:val="1"/>
      <w:numFmt w:val="bullet"/>
      <w:lvlText w:val="o"/>
      <w:lvlJc w:val="left"/>
      <w:pPr>
        <w:ind w:left="2727" w:hanging="360"/>
      </w:pPr>
      <w:rPr>
        <w:rFonts w:ascii="Courier New" w:hAnsi="Courier New" w:cs="Courier New" w:hint="default"/>
      </w:rPr>
    </w:lvl>
    <w:lvl w:ilvl="2" w:tplc="240A0005" w:tentative="1">
      <w:start w:val="1"/>
      <w:numFmt w:val="bullet"/>
      <w:lvlText w:val=""/>
      <w:lvlJc w:val="left"/>
      <w:pPr>
        <w:ind w:left="3447" w:hanging="360"/>
      </w:pPr>
      <w:rPr>
        <w:rFonts w:ascii="Wingdings" w:hAnsi="Wingdings" w:hint="default"/>
      </w:rPr>
    </w:lvl>
    <w:lvl w:ilvl="3" w:tplc="240A0001" w:tentative="1">
      <w:start w:val="1"/>
      <w:numFmt w:val="bullet"/>
      <w:lvlText w:val=""/>
      <w:lvlJc w:val="left"/>
      <w:pPr>
        <w:ind w:left="4167" w:hanging="360"/>
      </w:pPr>
      <w:rPr>
        <w:rFonts w:ascii="Symbol" w:hAnsi="Symbol" w:hint="default"/>
      </w:rPr>
    </w:lvl>
    <w:lvl w:ilvl="4" w:tplc="240A0003" w:tentative="1">
      <w:start w:val="1"/>
      <w:numFmt w:val="bullet"/>
      <w:lvlText w:val="o"/>
      <w:lvlJc w:val="left"/>
      <w:pPr>
        <w:ind w:left="4887" w:hanging="360"/>
      </w:pPr>
      <w:rPr>
        <w:rFonts w:ascii="Courier New" w:hAnsi="Courier New" w:cs="Courier New" w:hint="default"/>
      </w:rPr>
    </w:lvl>
    <w:lvl w:ilvl="5" w:tplc="240A0005" w:tentative="1">
      <w:start w:val="1"/>
      <w:numFmt w:val="bullet"/>
      <w:lvlText w:val=""/>
      <w:lvlJc w:val="left"/>
      <w:pPr>
        <w:ind w:left="5607" w:hanging="360"/>
      </w:pPr>
      <w:rPr>
        <w:rFonts w:ascii="Wingdings" w:hAnsi="Wingdings" w:hint="default"/>
      </w:rPr>
    </w:lvl>
    <w:lvl w:ilvl="6" w:tplc="240A0001" w:tentative="1">
      <w:start w:val="1"/>
      <w:numFmt w:val="bullet"/>
      <w:lvlText w:val=""/>
      <w:lvlJc w:val="left"/>
      <w:pPr>
        <w:ind w:left="6327" w:hanging="360"/>
      </w:pPr>
      <w:rPr>
        <w:rFonts w:ascii="Symbol" w:hAnsi="Symbol" w:hint="default"/>
      </w:rPr>
    </w:lvl>
    <w:lvl w:ilvl="7" w:tplc="240A0003" w:tentative="1">
      <w:start w:val="1"/>
      <w:numFmt w:val="bullet"/>
      <w:lvlText w:val="o"/>
      <w:lvlJc w:val="left"/>
      <w:pPr>
        <w:ind w:left="7047" w:hanging="360"/>
      </w:pPr>
      <w:rPr>
        <w:rFonts w:ascii="Courier New" w:hAnsi="Courier New" w:cs="Courier New" w:hint="default"/>
      </w:rPr>
    </w:lvl>
    <w:lvl w:ilvl="8" w:tplc="240A0005" w:tentative="1">
      <w:start w:val="1"/>
      <w:numFmt w:val="bullet"/>
      <w:lvlText w:val=""/>
      <w:lvlJc w:val="left"/>
      <w:pPr>
        <w:ind w:left="7767" w:hanging="360"/>
      </w:pPr>
      <w:rPr>
        <w:rFonts w:ascii="Wingdings" w:hAnsi="Wingdings" w:hint="default"/>
      </w:rPr>
    </w:lvl>
  </w:abstractNum>
  <w:abstractNum w:abstractNumId="10" w15:restartNumberingAfterBreak="0">
    <w:nsid w:val="4ED61EF6"/>
    <w:multiLevelType w:val="hybridMultilevel"/>
    <w:tmpl w:val="E440E9E8"/>
    <w:lvl w:ilvl="0" w:tplc="F460BA38">
      <w:start w:val="1"/>
      <w:numFmt w:val="decimal"/>
      <w:lvlText w:val="%1."/>
      <w:lvlJc w:val="left"/>
      <w:pPr>
        <w:ind w:left="1080" w:hanging="360"/>
      </w:pPr>
      <w:rPr>
        <w:rFonts w:hint="default"/>
        <w:b/>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11" w15:restartNumberingAfterBreak="0">
    <w:nsid w:val="4FCF0864"/>
    <w:multiLevelType w:val="hybridMultilevel"/>
    <w:tmpl w:val="AA18EDF0"/>
    <w:lvl w:ilvl="0" w:tplc="D8FE2BA8">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EA5737"/>
    <w:multiLevelType w:val="hybridMultilevel"/>
    <w:tmpl w:val="94C6F1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615E3A"/>
    <w:multiLevelType w:val="hybridMultilevel"/>
    <w:tmpl w:val="35743214"/>
    <w:lvl w:ilvl="0" w:tplc="DAD82564">
      <w:numFmt w:val="bullet"/>
      <w:lvlText w:val="-"/>
      <w:lvlJc w:val="left"/>
      <w:pPr>
        <w:ind w:left="5247" w:hanging="360"/>
      </w:pPr>
      <w:rPr>
        <w:rFonts w:ascii="Arial" w:eastAsiaTheme="minorEastAsia" w:hAnsi="Arial" w:cs="Arial" w:hint="default"/>
      </w:rPr>
    </w:lvl>
    <w:lvl w:ilvl="1" w:tplc="580A0003" w:tentative="1">
      <w:start w:val="1"/>
      <w:numFmt w:val="bullet"/>
      <w:lvlText w:val="o"/>
      <w:lvlJc w:val="left"/>
      <w:pPr>
        <w:ind w:left="4059" w:hanging="360"/>
      </w:pPr>
      <w:rPr>
        <w:rFonts w:ascii="Courier New" w:hAnsi="Courier New" w:cs="Courier New" w:hint="default"/>
      </w:rPr>
    </w:lvl>
    <w:lvl w:ilvl="2" w:tplc="580A0005" w:tentative="1">
      <w:start w:val="1"/>
      <w:numFmt w:val="bullet"/>
      <w:lvlText w:val=""/>
      <w:lvlJc w:val="left"/>
      <w:pPr>
        <w:ind w:left="4779" w:hanging="360"/>
      </w:pPr>
      <w:rPr>
        <w:rFonts w:ascii="Wingdings" w:hAnsi="Wingdings" w:hint="default"/>
      </w:rPr>
    </w:lvl>
    <w:lvl w:ilvl="3" w:tplc="DAD82564">
      <w:numFmt w:val="bullet"/>
      <w:lvlText w:val="-"/>
      <w:lvlJc w:val="left"/>
      <w:pPr>
        <w:ind w:left="5499" w:hanging="360"/>
      </w:pPr>
      <w:rPr>
        <w:rFonts w:ascii="Arial" w:eastAsiaTheme="minorEastAsia" w:hAnsi="Arial" w:cs="Arial" w:hint="default"/>
      </w:rPr>
    </w:lvl>
    <w:lvl w:ilvl="4" w:tplc="580A0003" w:tentative="1">
      <w:start w:val="1"/>
      <w:numFmt w:val="bullet"/>
      <w:lvlText w:val="o"/>
      <w:lvlJc w:val="left"/>
      <w:pPr>
        <w:ind w:left="6219" w:hanging="360"/>
      </w:pPr>
      <w:rPr>
        <w:rFonts w:ascii="Courier New" w:hAnsi="Courier New" w:cs="Courier New" w:hint="default"/>
      </w:rPr>
    </w:lvl>
    <w:lvl w:ilvl="5" w:tplc="580A0005" w:tentative="1">
      <w:start w:val="1"/>
      <w:numFmt w:val="bullet"/>
      <w:lvlText w:val=""/>
      <w:lvlJc w:val="left"/>
      <w:pPr>
        <w:ind w:left="6939" w:hanging="360"/>
      </w:pPr>
      <w:rPr>
        <w:rFonts w:ascii="Wingdings" w:hAnsi="Wingdings" w:hint="default"/>
      </w:rPr>
    </w:lvl>
    <w:lvl w:ilvl="6" w:tplc="580A0001" w:tentative="1">
      <w:start w:val="1"/>
      <w:numFmt w:val="bullet"/>
      <w:lvlText w:val=""/>
      <w:lvlJc w:val="left"/>
      <w:pPr>
        <w:ind w:left="7659" w:hanging="360"/>
      </w:pPr>
      <w:rPr>
        <w:rFonts w:ascii="Symbol" w:hAnsi="Symbol" w:hint="default"/>
      </w:rPr>
    </w:lvl>
    <w:lvl w:ilvl="7" w:tplc="580A0003" w:tentative="1">
      <w:start w:val="1"/>
      <w:numFmt w:val="bullet"/>
      <w:lvlText w:val="o"/>
      <w:lvlJc w:val="left"/>
      <w:pPr>
        <w:ind w:left="8379" w:hanging="360"/>
      </w:pPr>
      <w:rPr>
        <w:rFonts w:ascii="Courier New" w:hAnsi="Courier New" w:cs="Courier New" w:hint="default"/>
      </w:rPr>
    </w:lvl>
    <w:lvl w:ilvl="8" w:tplc="580A0005" w:tentative="1">
      <w:start w:val="1"/>
      <w:numFmt w:val="bullet"/>
      <w:lvlText w:val=""/>
      <w:lvlJc w:val="left"/>
      <w:pPr>
        <w:ind w:left="9099" w:hanging="360"/>
      </w:pPr>
      <w:rPr>
        <w:rFonts w:ascii="Wingdings" w:hAnsi="Wingdings" w:hint="default"/>
      </w:rPr>
    </w:lvl>
  </w:abstractNum>
  <w:abstractNum w:abstractNumId="14" w15:restartNumberingAfterBreak="0">
    <w:nsid w:val="6A905274"/>
    <w:multiLevelType w:val="hybridMultilevel"/>
    <w:tmpl w:val="C1B606A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6B0F667A"/>
    <w:multiLevelType w:val="hybridMultilevel"/>
    <w:tmpl w:val="53D0C8A8"/>
    <w:lvl w:ilvl="0" w:tplc="DAD82564">
      <w:numFmt w:val="bullet"/>
      <w:lvlText w:val="-"/>
      <w:lvlJc w:val="left"/>
      <w:pPr>
        <w:ind w:left="2727" w:hanging="360"/>
      </w:pPr>
      <w:rPr>
        <w:rFonts w:ascii="Arial" w:eastAsiaTheme="minorEastAsia" w:hAnsi="Arial" w:cs="Arial" w:hint="default"/>
      </w:rPr>
    </w:lvl>
    <w:lvl w:ilvl="1" w:tplc="240A0003" w:tentative="1">
      <w:start w:val="1"/>
      <w:numFmt w:val="bullet"/>
      <w:lvlText w:val="o"/>
      <w:lvlJc w:val="left"/>
      <w:pPr>
        <w:ind w:left="3447" w:hanging="360"/>
      </w:pPr>
      <w:rPr>
        <w:rFonts w:ascii="Courier New" w:hAnsi="Courier New" w:cs="Courier New" w:hint="default"/>
      </w:rPr>
    </w:lvl>
    <w:lvl w:ilvl="2" w:tplc="240A0005" w:tentative="1">
      <w:start w:val="1"/>
      <w:numFmt w:val="bullet"/>
      <w:lvlText w:val=""/>
      <w:lvlJc w:val="left"/>
      <w:pPr>
        <w:ind w:left="4167" w:hanging="360"/>
      </w:pPr>
      <w:rPr>
        <w:rFonts w:ascii="Wingdings" w:hAnsi="Wingdings" w:hint="default"/>
      </w:rPr>
    </w:lvl>
    <w:lvl w:ilvl="3" w:tplc="240A0001" w:tentative="1">
      <w:start w:val="1"/>
      <w:numFmt w:val="bullet"/>
      <w:lvlText w:val=""/>
      <w:lvlJc w:val="left"/>
      <w:pPr>
        <w:ind w:left="4887" w:hanging="360"/>
      </w:pPr>
      <w:rPr>
        <w:rFonts w:ascii="Symbol" w:hAnsi="Symbol" w:hint="default"/>
      </w:rPr>
    </w:lvl>
    <w:lvl w:ilvl="4" w:tplc="240A0003" w:tentative="1">
      <w:start w:val="1"/>
      <w:numFmt w:val="bullet"/>
      <w:lvlText w:val="o"/>
      <w:lvlJc w:val="left"/>
      <w:pPr>
        <w:ind w:left="5607" w:hanging="360"/>
      </w:pPr>
      <w:rPr>
        <w:rFonts w:ascii="Courier New" w:hAnsi="Courier New" w:cs="Courier New" w:hint="default"/>
      </w:rPr>
    </w:lvl>
    <w:lvl w:ilvl="5" w:tplc="240A0005" w:tentative="1">
      <w:start w:val="1"/>
      <w:numFmt w:val="bullet"/>
      <w:lvlText w:val=""/>
      <w:lvlJc w:val="left"/>
      <w:pPr>
        <w:ind w:left="6327" w:hanging="360"/>
      </w:pPr>
      <w:rPr>
        <w:rFonts w:ascii="Wingdings" w:hAnsi="Wingdings" w:hint="default"/>
      </w:rPr>
    </w:lvl>
    <w:lvl w:ilvl="6" w:tplc="240A0001" w:tentative="1">
      <w:start w:val="1"/>
      <w:numFmt w:val="bullet"/>
      <w:lvlText w:val=""/>
      <w:lvlJc w:val="left"/>
      <w:pPr>
        <w:ind w:left="7047" w:hanging="360"/>
      </w:pPr>
      <w:rPr>
        <w:rFonts w:ascii="Symbol" w:hAnsi="Symbol" w:hint="default"/>
      </w:rPr>
    </w:lvl>
    <w:lvl w:ilvl="7" w:tplc="240A0003" w:tentative="1">
      <w:start w:val="1"/>
      <w:numFmt w:val="bullet"/>
      <w:lvlText w:val="o"/>
      <w:lvlJc w:val="left"/>
      <w:pPr>
        <w:ind w:left="7767" w:hanging="360"/>
      </w:pPr>
      <w:rPr>
        <w:rFonts w:ascii="Courier New" w:hAnsi="Courier New" w:cs="Courier New" w:hint="default"/>
      </w:rPr>
    </w:lvl>
    <w:lvl w:ilvl="8" w:tplc="240A0005" w:tentative="1">
      <w:start w:val="1"/>
      <w:numFmt w:val="bullet"/>
      <w:lvlText w:val=""/>
      <w:lvlJc w:val="left"/>
      <w:pPr>
        <w:ind w:left="8487" w:hanging="360"/>
      </w:pPr>
      <w:rPr>
        <w:rFonts w:ascii="Wingdings" w:hAnsi="Wingdings" w:hint="default"/>
      </w:rPr>
    </w:lvl>
  </w:abstractNum>
  <w:abstractNum w:abstractNumId="16" w15:restartNumberingAfterBreak="0">
    <w:nsid w:val="738E57DD"/>
    <w:multiLevelType w:val="hybridMultilevel"/>
    <w:tmpl w:val="E228A76C"/>
    <w:lvl w:ilvl="0" w:tplc="7E146974">
      <w:numFmt w:val="bullet"/>
      <w:lvlText w:val=""/>
      <w:lvlJc w:val="left"/>
      <w:pPr>
        <w:ind w:left="1776" w:hanging="360"/>
      </w:pPr>
      <w:rPr>
        <w:rFonts w:ascii="Symbol" w:eastAsiaTheme="minorHAnsi" w:hAnsi="Symbol" w:cs="Segoe UI" w:hint="default"/>
        <w:b w:val="0"/>
        <w:color w:val="0D0D0D"/>
      </w:rPr>
    </w:lvl>
    <w:lvl w:ilvl="1" w:tplc="580A0003" w:tentative="1">
      <w:start w:val="1"/>
      <w:numFmt w:val="bullet"/>
      <w:lvlText w:val="o"/>
      <w:lvlJc w:val="left"/>
      <w:pPr>
        <w:ind w:left="2496" w:hanging="360"/>
      </w:pPr>
      <w:rPr>
        <w:rFonts w:ascii="Courier New" w:hAnsi="Courier New" w:cs="Courier New" w:hint="default"/>
      </w:rPr>
    </w:lvl>
    <w:lvl w:ilvl="2" w:tplc="580A0005" w:tentative="1">
      <w:start w:val="1"/>
      <w:numFmt w:val="bullet"/>
      <w:lvlText w:val=""/>
      <w:lvlJc w:val="left"/>
      <w:pPr>
        <w:ind w:left="3216" w:hanging="360"/>
      </w:pPr>
      <w:rPr>
        <w:rFonts w:ascii="Wingdings" w:hAnsi="Wingdings" w:hint="default"/>
      </w:rPr>
    </w:lvl>
    <w:lvl w:ilvl="3" w:tplc="580A0001" w:tentative="1">
      <w:start w:val="1"/>
      <w:numFmt w:val="bullet"/>
      <w:lvlText w:val=""/>
      <w:lvlJc w:val="left"/>
      <w:pPr>
        <w:ind w:left="3936" w:hanging="360"/>
      </w:pPr>
      <w:rPr>
        <w:rFonts w:ascii="Symbol" w:hAnsi="Symbol" w:hint="default"/>
      </w:rPr>
    </w:lvl>
    <w:lvl w:ilvl="4" w:tplc="580A0003" w:tentative="1">
      <w:start w:val="1"/>
      <w:numFmt w:val="bullet"/>
      <w:lvlText w:val="o"/>
      <w:lvlJc w:val="left"/>
      <w:pPr>
        <w:ind w:left="4656" w:hanging="360"/>
      </w:pPr>
      <w:rPr>
        <w:rFonts w:ascii="Courier New" w:hAnsi="Courier New" w:cs="Courier New" w:hint="default"/>
      </w:rPr>
    </w:lvl>
    <w:lvl w:ilvl="5" w:tplc="580A0005" w:tentative="1">
      <w:start w:val="1"/>
      <w:numFmt w:val="bullet"/>
      <w:lvlText w:val=""/>
      <w:lvlJc w:val="left"/>
      <w:pPr>
        <w:ind w:left="5376" w:hanging="360"/>
      </w:pPr>
      <w:rPr>
        <w:rFonts w:ascii="Wingdings" w:hAnsi="Wingdings" w:hint="default"/>
      </w:rPr>
    </w:lvl>
    <w:lvl w:ilvl="6" w:tplc="580A0001" w:tentative="1">
      <w:start w:val="1"/>
      <w:numFmt w:val="bullet"/>
      <w:lvlText w:val=""/>
      <w:lvlJc w:val="left"/>
      <w:pPr>
        <w:ind w:left="6096" w:hanging="360"/>
      </w:pPr>
      <w:rPr>
        <w:rFonts w:ascii="Symbol" w:hAnsi="Symbol" w:hint="default"/>
      </w:rPr>
    </w:lvl>
    <w:lvl w:ilvl="7" w:tplc="580A0003" w:tentative="1">
      <w:start w:val="1"/>
      <w:numFmt w:val="bullet"/>
      <w:lvlText w:val="o"/>
      <w:lvlJc w:val="left"/>
      <w:pPr>
        <w:ind w:left="6816" w:hanging="360"/>
      </w:pPr>
      <w:rPr>
        <w:rFonts w:ascii="Courier New" w:hAnsi="Courier New" w:cs="Courier New" w:hint="default"/>
      </w:rPr>
    </w:lvl>
    <w:lvl w:ilvl="8" w:tplc="580A0005" w:tentative="1">
      <w:start w:val="1"/>
      <w:numFmt w:val="bullet"/>
      <w:lvlText w:val=""/>
      <w:lvlJc w:val="left"/>
      <w:pPr>
        <w:ind w:left="7536" w:hanging="360"/>
      </w:pPr>
      <w:rPr>
        <w:rFonts w:ascii="Wingdings" w:hAnsi="Wingdings" w:hint="default"/>
      </w:rPr>
    </w:lvl>
  </w:abstractNum>
  <w:abstractNum w:abstractNumId="17" w15:restartNumberingAfterBreak="0">
    <w:nsid w:val="744E16DD"/>
    <w:multiLevelType w:val="hybridMultilevel"/>
    <w:tmpl w:val="E46484D2"/>
    <w:lvl w:ilvl="0" w:tplc="03E6FF86">
      <w:numFmt w:val="bullet"/>
      <w:pStyle w:val="Ttulo3"/>
      <w:lvlText w:val=""/>
      <w:lvlJc w:val="left"/>
      <w:pPr>
        <w:ind w:left="1647" w:hanging="360"/>
      </w:pPr>
      <w:rPr>
        <w:rFonts w:ascii="Symbol" w:eastAsiaTheme="minorHAnsi" w:hAnsi="Symbol" w:cstheme="minorBidi" w:hint="default"/>
      </w:rPr>
    </w:lvl>
    <w:lvl w:ilvl="1" w:tplc="580A0003">
      <w:start w:val="1"/>
      <w:numFmt w:val="bullet"/>
      <w:lvlText w:val="o"/>
      <w:lvlJc w:val="left"/>
      <w:pPr>
        <w:ind w:left="2367" w:hanging="360"/>
      </w:pPr>
      <w:rPr>
        <w:rFonts w:ascii="Courier New" w:hAnsi="Courier New" w:cs="Courier New" w:hint="default"/>
      </w:rPr>
    </w:lvl>
    <w:lvl w:ilvl="2" w:tplc="580A0005">
      <w:start w:val="1"/>
      <w:numFmt w:val="bullet"/>
      <w:lvlText w:val=""/>
      <w:lvlJc w:val="left"/>
      <w:pPr>
        <w:ind w:left="3087" w:hanging="360"/>
      </w:pPr>
      <w:rPr>
        <w:rFonts w:ascii="Wingdings" w:hAnsi="Wingdings" w:hint="default"/>
      </w:rPr>
    </w:lvl>
    <w:lvl w:ilvl="3" w:tplc="580A0001" w:tentative="1">
      <w:start w:val="1"/>
      <w:numFmt w:val="bullet"/>
      <w:lvlText w:val=""/>
      <w:lvlJc w:val="left"/>
      <w:pPr>
        <w:ind w:left="3807" w:hanging="360"/>
      </w:pPr>
      <w:rPr>
        <w:rFonts w:ascii="Symbol" w:hAnsi="Symbol" w:hint="default"/>
      </w:rPr>
    </w:lvl>
    <w:lvl w:ilvl="4" w:tplc="580A0003" w:tentative="1">
      <w:start w:val="1"/>
      <w:numFmt w:val="bullet"/>
      <w:lvlText w:val="o"/>
      <w:lvlJc w:val="left"/>
      <w:pPr>
        <w:ind w:left="4527" w:hanging="360"/>
      </w:pPr>
      <w:rPr>
        <w:rFonts w:ascii="Courier New" w:hAnsi="Courier New" w:cs="Courier New" w:hint="default"/>
      </w:rPr>
    </w:lvl>
    <w:lvl w:ilvl="5" w:tplc="580A0005" w:tentative="1">
      <w:start w:val="1"/>
      <w:numFmt w:val="bullet"/>
      <w:lvlText w:val=""/>
      <w:lvlJc w:val="left"/>
      <w:pPr>
        <w:ind w:left="5247" w:hanging="360"/>
      </w:pPr>
      <w:rPr>
        <w:rFonts w:ascii="Wingdings" w:hAnsi="Wingdings" w:hint="default"/>
      </w:rPr>
    </w:lvl>
    <w:lvl w:ilvl="6" w:tplc="580A0001" w:tentative="1">
      <w:start w:val="1"/>
      <w:numFmt w:val="bullet"/>
      <w:lvlText w:val=""/>
      <w:lvlJc w:val="left"/>
      <w:pPr>
        <w:ind w:left="5967" w:hanging="360"/>
      </w:pPr>
      <w:rPr>
        <w:rFonts w:ascii="Symbol" w:hAnsi="Symbol" w:hint="default"/>
      </w:rPr>
    </w:lvl>
    <w:lvl w:ilvl="7" w:tplc="580A0003" w:tentative="1">
      <w:start w:val="1"/>
      <w:numFmt w:val="bullet"/>
      <w:lvlText w:val="o"/>
      <w:lvlJc w:val="left"/>
      <w:pPr>
        <w:ind w:left="6687" w:hanging="360"/>
      </w:pPr>
      <w:rPr>
        <w:rFonts w:ascii="Courier New" w:hAnsi="Courier New" w:cs="Courier New" w:hint="default"/>
      </w:rPr>
    </w:lvl>
    <w:lvl w:ilvl="8" w:tplc="580A0005" w:tentative="1">
      <w:start w:val="1"/>
      <w:numFmt w:val="bullet"/>
      <w:lvlText w:val=""/>
      <w:lvlJc w:val="left"/>
      <w:pPr>
        <w:ind w:left="7407" w:hanging="360"/>
      </w:pPr>
      <w:rPr>
        <w:rFonts w:ascii="Wingdings" w:hAnsi="Wingdings" w:hint="default"/>
      </w:rPr>
    </w:lvl>
  </w:abstractNum>
  <w:abstractNum w:abstractNumId="18" w15:restartNumberingAfterBreak="0">
    <w:nsid w:val="75F459EC"/>
    <w:multiLevelType w:val="multilevel"/>
    <w:tmpl w:val="082CEF3C"/>
    <w:lvl w:ilvl="0">
      <w:start w:val="1"/>
      <w:numFmt w:val="bullet"/>
      <w:lvlText w:val=""/>
      <w:lvlJc w:val="left"/>
      <w:pPr>
        <w:tabs>
          <w:tab w:val="num" w:pos="1647"/>
        </w:tabs>
        <w:ind w:left="1647" w:hanging="360"/>
      </w:pPr>
      <w:rPr>
        <w:rFonts w:ascii="Symbol" w:hAnsi="Symbol" w:hint="default"/>
        <w:sz w:val="20"/>
      </w:rPr>
    </w:lvl>
    <w:lvl w:ilvl="1" w:tentative="1">
      <w:start w:val="1"/>
      <w:numFmt w:val="bullet"/>
      <w:lvlText w:val=""/>
      <w:lvlJc w:val="left"/>
      <w:pPr>
        <w:tabs>
          <w:tab w:val="num" w:pos="2367"/>
        </w:tabs>
        <w:ind w:left="2367" w:hanging="360"/>
      </w:pPr>
      <w:rPr>
        <w:rFonts w:ascii="Symbol" w:hAnsi="Symbol" w:hint="default"/>
        <w:sz w:val="20"/>
      </w:rPr>
    </w:lvl>
    <w:lvl w:ilvl="2" w:tentative="1">
      <w:start w:val="1"/>
      <w:numFmt w:val="bullet"/>
      <w:lvlText w:val=""/>
      <w:lvlJc w:val="left"/>
      <w:pPr>
        <w:tabs>
          <w:tab w:val="num" w:pos="3087"/>
        </w:tabs>
        <w:ind w:left="3087" w:hanging="360"/>
      </w:pPr>
      <w:rPr>
        <w:rFonts w:ascii="Symbol" w:hAnsi="Symbol" w:hint="default"/>
        <w:sz w:val="20"/>
      </w:rPr>
    </w:lvl>
    <w:lvl w:ilvl="3" w:tentative="1">
      <w:start w:val="1"/>
      <w:numFmt w:val="bullet"/>
      <w:lvlText w:val=""/>
      <w:lvlJc w:val="left"/>
      <w:pPr>
        <w:tabs>
          <w:tab w:val="num" w:pos="3807"/>
        </w:tabs>
        <w:ind w:left="3807" w:hanging="360"/>
      </w:pPr>
      <w:rPr>
        <w:rFonts w:ascii="Symbol" w:hAnsi="Symbol" w:hint="default"/>
        <w:sz w:val="20"/>
      </w:rPr>
    </w:lvl>
    <w:lvl w:ilvl="4" w:tentative="1">
      <w:start w:val="1"/>
      <w:numFmt w:val="bullet"/>
      <w:lvlText w:val=""/>
      <w:lvlJc w:val="left"/>
      <w:pPr>
        <w:tabs>
          <w:tab w:val="num" w:pos="4527"/>
        </w:tabs>
        <w:ind w:left="4527" w:hanging="360"/>
      </w:pPr>
      <w:rPr>
        <w:rFonts w:ascii="Symbol" w:hAnsi="Symbol" w:hint="default"/>
        <w:sz w:val="20"/>
      </w:rPr>
    </w:lvl>
    <w:lvl w:ilvl="5" w:tentative="1">
      <w:start w:val="1"/>
      <w:numFmt w:val="bullet"/>
      <w:lvlText w:val=""/>
      <w:lvlJc w:val="left"/>
      <w:pPr>
        <w:tabs>
          <w:tab w:val="num" w:pos="5247"/>
        </w:tabs>
        <w:ind w:left="5247" w:hanging="360"/>
      </w:pPr>
      <w:rPr>
        <w:rFonts w:ascii="Symbol" w:hAnsi="Symbol" w:hint="default"/>
        <w:sz w:val="20"/>
      </w:rPr>
    </w:lvl>
    <w:lvl w:ilvl="6" w:tentative="1">
      <w:start w:val="1"/>
      <w:numFmt w:val="bullet"/>
      <w:lvlText w:val=""/>
      <w:lvlJc w:val="left"/>
      <w:pPr>
        <w:tabs>
          <w:tab w:val="num" w:pos="5967"/>
        </w:tabs>
        <w:ind w:left="5967" w:hanging="360"/>
      </w:pPr>
      <w:rPr>
        <w:rFonts w:ascii="Symbol" w:hAnsi="Symbol" w:hint="default"/>
        <w:sz w:val="20"/>
      </w:rPr>
    </w:lvl>
    <w:lvl w:ilvl="7" w:tentative="1">
      <w:start w:val="1"/>
      <w:numFmt w:val="bullet"/>
      <w:lvlText w:val=""/>
      <w:lvlJc w:val="left"/>
      <w:pPr>
        <w:tabs>
          <w:tab w:val="num" w:pos="6687"/>
        </w:tabs>
        <w:ind w:left="6687" w:hanging="360"/>
      </w:pPr>
      <w:rPr>
        <w:rFonts w:ascii="Symbol" w:hAnsi="Symbol" w:hint="default"/>
        <w:sz w:val="20"/>
      </w:rPr>
    </w:lvl>
    <w:lvl w:ilvl="8" w:tentative="1">
      <w:start w:val="1"/>
      <w:numFmt w:val="bullet"/>
      <w:lvlText w:val=""/>
      <w:lvlJc w:val="left"/>
      <w:pPr>
        <w:tabs>
          <w:tab w:val="num" w:pos="7407"/>
        </w:tabs>
        <w:ind w:left="7407" w:hanging="360"/>
      </w:pPr>
      <w:rPr>
        <w:rFonts w:ascii="Symbol" w:hAnsi="Symbol" w:hint="default"/>
        <w:sz w:val="20"/>
      </w:rPr>
    </w:lvl>
  </w:abstractNum>
  <w:abstractNum w:abstractNumId="19" w15:restartNumberingAfterBreak="0">
    <w:nsid w:val="76A26393"/>
    <w:multiLevelType w:val="hybridMultilevel"/>
    <w:tmpl w:val="AE0EFC5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14"/>
  </w:num>
  <w:num w:numId="4">
    <w:abstractNumId w:val="0"/>
  </w:num>
  <w:num w:numId="5">
    <w:abstractNumId w:val="12"/>
  </w:num>
  <w:num w:numId="6">
    <w:abstractNumId w:val="11"/>
  </w:num>
  <w:num w:numId="7">
    <w:abstractNumId w:val="9"/>
  </w:num>
  <w:num w:numId="8">
    <w:abstractNumId w:val="7"/>
  </w:num>
  <w:num w:numId="9">
    <w:abstractNumId w:val="1"/>
  </w:num>
  <w:num w:numId="10">
    <w:abstractNumId w:val="6"/>
  </w:num>
  <w:num w:numId="11">
    <w:abstractNumId w:val="8"/>
  </w:num>
  <w:num w:numId="12">
    <w:abstractNumId w:val="13"/>
  </w:num>
  <w:num w:numId="13">
    <w:abstractNumId w:val="15"/>
  </w:num>
  <w:num w:numId="14">
    <w:abstractNumId w:val="3"/>
  </w:num>
  <w:num w:numId="15">
    <w:abstractNumId w:val="10"/>
  </w:num>
  <w:num w:numId="16">
    <w:abstractNumId w:val="2"/>
  </w:num>
  <w:num w:numId="17">
    <w:abstractNumId w:val="16"/>
  </w:num>
  <w:num w:numId="18">
    <w:abstractNumId w:val="17"/>
  </w:num>
  <w:num w:numId="19">
    <w:abstractNumId w:val="1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s-MX" w:vendorID="64" w:dllVersion="6" w:nlCheck="1" w:checkStyle="0"/>
  <w:activeWritingStyle w:appName="MSWord" w:lang="es-CO" w:vendorID="64" w:dllVersion="6" w:nlCheck="1" w:checkStyle="0"/>
  <w:activeWritingStyle w:appName="MSWord" w:lang="es-419" w:vendorID="64" w:dllVersion="6" w:nlCheck="1" w:checkStyle="0"/>
  <w:activeWritingStyle w:appName="MSWord" w:lang="en-US" w:vendorID="64" w:dllVersion="6" w:nlCheck="1" w:checkStyle="1"/>
  <w:activeWritingStyle w:appName="MSWord" w:lang="es-CO" w:vendorID="64" w:dllVersion="4096" w:nlCheck="1" w:checkStyle="0"/>
  <w:activeWritingStyle w:appName="MSWord" w:lang="es-MX" w:vendorID="64" w:dllVersion="4096" w:nlCheck="1" w:checkStyle="0"/>
  <w:activeWritingStyle w:appName="MSWord" w:lang="en-US" w:vendorID="64" w:dllVersion="4096" w:nlCheck="1" w:checkStyle="0"/>
  <w:activeWritingStyle w:appName="MSWord" w:lang="es-419" w:vendorID="64" w:dllVersion="4096" w:nlCheck="1" w:checkStyle="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647"/>
    <w:rsid w:val="00001156"/>
    <w:rsid w:val="00011826"/>
    <w:rsid w:val="00022ED0"/>
    <w:rsid w:val="00026322"/>
    <w:rsid w:val="00035190"/>
    <w:rsid w:val="00036AEE"/>
    <w:rsid w:val="00036BA2"/>
    <w:rsid w:val="00040C75"/>
    <w:rsid w:val="00041C05"/>
    <w:rsid w:val="00046C22"/>
    <w:rsid w:val="0004776F"/>
    <w:rsid w:val="00050192"/>
    <w:rsid w:val="0005268B"/>
    <w:rsid w:val="000530FA"/>
    <w:rsid w:val="0006034B"/>
    <w:rsid w:val="00063ABE"/>
    <w:rsid w:val="00065944"/>
    <w:rsid w:val="000666C9"/>
    <w:rsid w:val="00066A1A"/>
    <w:rsid w:val="000760B3"/>
    <w:rsid w:val="00076EA2"/>
    <w:rsid w:val="00083FC3"/>
    <w:rsid w:val="00085FC7"/>
    <w:rsid w:val="00087B64"/>
    <w:rsid w:val="00092EF7"/>
    <w:rsid w:val="00094CA0"/>
    <w:rsid w:val="000A20B1"/>
    <w:rsid w:val="000A557F"/>
    <w:rsid w:val="000A645A"/>
    <w:rsid w:val="000B0A5F"/>
    <w:rsid w:val="000B5307"/>
    <w:rsid w:val="000C3984"/>
    <w:rsid w:val="000C4CD1"/>
    <w:rsid w:val="000D31D2"/>
    <w:rsid w:val="000D7C3C"/>
    <w:rsid w:val="000E2D60"/>
    <w:rsid w:val="000E5EF8"/>
    <w:rsid w:val="000E7CD1"/>
    <w:rsid w:val="000F622E"/>
    <w:rsid w:val="000F625C"/>
    <w:rsid w:val="000F71E1"/>
    <w:rsid w:val="001016BF"/>
    <w:rsid w:val="00111696"/>
    <w:rsid w:val="00117894"/>
    <w:rsid w:val="001214C3"/>
    <w:rsid w:val="00130339"/>
    <w:rsid w:val="00150A4D"/>
    <w:rsid w:val="0015110D"/>
    <w:rsid w:val="0016230B"/>
    <w:rsid w:val="00163923"/>
    <w:rsid w:val="0016608E"/>
    <w:rsid w:val="00166B25"/>
    <w:rsid w:val="001844AB"/>
    <w:rsid w:val="00186496"/>
    <w:rsid w:val="001969C9"/>
    <w:rsid w:val="001A3793"/>
    <w:rsid w:val="001A6D33"/>
    <w:rsid w:val="001C1CFB"/>
    <w:rsid w:val="001D7D7D"/>
    <w:rsid w:val="001E16F7"/>
    <w:rsid w:val="001E3442"/>
    <w:rsid w:val="001F1253"/>
    <w:rsid w:val="001F51D6"/>
    <w:rsid w:val="001F6322"/>
    <w:rsid w:val="0020103B"/>
    <w:rsid w:val="00207A82"/>
    <w:rsid w:val="00210364"/>
    <w:rsid w:val="00221960"/>
    <w:rsid w:val="00223C62"/>
    <w:rsid w:val="002257CF"/>
    <w:rsid w:val="00226CA2"/>
    <w:rsid w:val="002310AD"/>
    <w:rsid w:val="002407D4"/>
    <w:rsid w:val="00242DED"/>
    <w:rsid w:val="00247BB5"/>
    <w:rsid w:val="00252357"/>
    <w:rsid w:val="00260ADF"/>
    <w:rsid w:val="00274929"/>
    <w:rsid w:val="0027674D"/>
    <w:rsid w:val="00280D12"/>
    <w:rsid w:val="00291268"/>
    <w:rsid w:val="0029650A"/>
    <w:rsid w:val="002A6D00"/>
    <w:rsid w:val="002B3A99"/>
    <w:rsid w:val="002B5B5B"/>
    <w:rsid w:val="002C3191"/>
    <w:rsid w:val="002C7D18"/>
    <w:rsid w:val="002D0450"/>
    <w:rsid w:val="002E13C2"/>
    <w:rsid w:val="002E4ED6"/>
    <w:rsid w:val="002E55C3"/>
    <w:rsid w:val="002E6AD0"/>
    <w:rsid w:val="002F00A3"/>
    <w:rsid w:val="002F136B"/>
    <w:rsid w:val="002F1CF8"/>
    <w:rsid w:val="002F4B98"/>
    <w:rsid w:val="002F6ACE"/>
    <w:rsid w:val="002F73BD"/>
    <w:rsid w:val="003027D7"/>
    <w:rsid w:val="003059CE"/>
    <w:rsid w:val="00310A15"/>
    <w:rsid w:val="003120EE"/>
    <w:rsid w:val="003122B9"/>
    <w:rsid w:val="00323453"/>
    <w:rsid w:val="003253D2"/>
    <w:rsid w:val="00325AEC"/>
    <w:rsid w:val="003369DE"/>
    <w:rsid w:val="003459A5"/>
    <w:rsid w:val="0034719B"/>
    <w:rsid w:val="003471F7"/>
    <w:rsid w:val="003512C5"/>
    <w:rsid w:val="00352E28"/>
    <w:rsid w:val="00353666"/>
    <w:rsid w:val="00354759"/>
    <w:rsid w:val="00356643"/>
    <w:rsid w:val="0037208F"/>
    <w:rsid w:val="00373E5A"/>
    <w:rsid w:val="00374D59"/>
    <w:rsid w:val="0037579A"/>
    <w:rsid w:val="00375A90"/>
    <w:rsid w:val="00382509"/>
    <w:rsid w:val="00390407"/>
    <w:rsid w:val="003A04A1"/>
    <w:rsid w:val="003A2194"/>
    <w:rsid w:val="003A42AF"/>
    <w:rsid w:val="003A461E"/>
    <w:rsid w:val="003B406A"/>
    <w:rsid w:val="003B43BF"/>
    <w:rsid w:val="003B7E18"/>
    <w:rsid w:val="003C0750"/>
    <w:rsid w:val="003C5B88"/>
    <w:rsid w:val="003C65C3"/>
    <w:rsid w:val="003D1515"/>
    <w:rsid w:val="003D3357"/>
    <w:rsid w:val="003D457A"/>
    <w:rsid w:val="003D524C"/>
    <w:rsid w:val="003E030A"/>
    <w:rsid w:val="003E0B46"/>
    <w:rsid w:val="003E5211"/>
    <w:rsid w:val="003E5EF2"/>
    <w:rsid w:val="003F51BD"/>
    <w:rsid w:val="003F7301"/>
    <w:rsid w:val="00403F0A"/>
    <w:rsid w:val="004059BC"/>
    <w:rsid w:val="00405B06"/>
    <w:rsid w:val="0040607D"/>
    <w:rsid w:val="00410FC2"/>
    <w:rsid w:val="00415958"/>
    <w:rsid w:val="0041673C"/>
    <w:rsid w:val="00421B98"/>
    <w:rsid w:val="004244F9"/>
    <w:rsid w:val="00447C18"/>
    <w:rsid w:val="00450A38"/>
    <w:rsid w:val="00455217"/>
    <w:rsid w:val="004604C8"/>
    <w:rsid w:val="0047265B"/>
    <w:rsid w:val="00472B37"/>
    <w:rsid w:val="004738F5"/>
    <w:rsid w:val="0048199C"/>
    <w:rsid w:val="004872E6"/>
    <w:rsid w:val="00490839"/>
    <w:rsid w:val="00491379"/>
    <w:rsid w:val="00492564"/>
    <w:rsid w:val="00493F0D"/>
    <w:rsid w:val="00496DC4"/>
    <w:rsid w:val="00497B54"/>
    <w:rsid w:val="004A69F0"/>
    <w:rsid w:val="004B1778"/>
    <w:rsid w:val="004E47E0"/>
    <w:rsid w:val="004E58FC"/>
    <w:rsid w:val="004E5D4C"/>
    <w:rsid w:val="004F1C96"/>
    <w:rsid w:val="004F2B98"/>
    <w:rsid w:val="004F4566"/>
    <w:rsid w:val="00510732"/>
    <w:rsid w:val="00510CC7"/>
    <w:rsid w:val="005238A6"/>
    <w:rsid w:val="00524F8F"/>
    <w:rsid w:val="005314A1"/>
    <w:rsid w:val="00531F0F"/>
    <w:rsid w:val="00535383"/>
    <w:rsid w:val="00535D5D"/>
    <w:rsid w:val="005362B2"/>
    <w:rsid w:val="00557271"/>
    <w:rsid w:val="0056668D"/>
    <w:rsid w:val="005733D5"/>
    <w:rsid w:val="005736A5"/>
    <w:rsid w:val="0058025D"/>
    <w:rsid w:val="00581BB6"/>
    <w:rsid w:val="00584B35"/>
    <w:rsid w:val="00591169"/>
    <w:rsid w:val="005A284F"/>
    <w:rsid w:val="005B546E"/>
    <w:rsid w:val="005C05BD"/>
    <w:rsid w:val="005C323C"/>
    <w:rsid w:val="005C465F"/>
    <w:rsid w:val="005C602D"/>
    <w:rsid w:val="005C68E9"/>
    <w:rsid w:val="005D234E"/>
    <w:rsid w:val="005D3356"/>
    <w:rsid w:val="005E016C"/>
    <w:rsid w:val="005E3EB7"/>
    <w:rsid w:val="005E62EE"/>
    <w:rsid w:val="005F34BF"/>
    <w:rsid w:val="005F4257"/>
    <w:rsid w:val="006032AD"/>
    <w:rsid w:val="006105FD"/>
    <w:rsid w:val="0061064A"/>
    <w:rsid w:val="00611369"/>
    <w:rsid w:val="006123EE"/>
    <w:rsid w:val="00613BB9"/>
    <w:rsid w:val="006205B0"/>
    <w:rsid w:val="0062190B"/>
    <w:rsid w:val="00633C5A"/>
    <w:rsid w:val="006342C7"/>
    <w:rsid w:val="00641F22"/>
    <w:rsid w:val="0064220D"/>
    <w:rsid w:val="006472C6"/>
    <w:rsid w:val="006706AA"/>
    <w:rsid w:val="00680E80"/>
    <w:rsid w:val="0069081E"/>
    <w:rsid w:val="00694FCC"/>
    <w:rsid w:val="006A2004"/>
    <w:rsid w:val="006A2627"/>
    <w:rsid w:val="006A6A5A"/>
    <w:rsid w:val="006B3F16"/>
    <w:rsid w:val="006C26EE"/>
    <w:rsid w:val="006C2E14"/>
    <w:rsid w:val="006C4969"/>
    <w:rsid w:val="006C7C29"/>
    <w:rsid w:val="006D0EF7"/>
    <w:rsid w:val="006D1C00"/>
    <w:rsid w:val="006D3CEE"/>
    <w:rsid w:val="006E1BD1"/>
    <w:rsid w:val="006E7215"/>
    <w:rsid w:val="006E77E0"/>
    <w:rsid w:val="006F5CB9"/>
    <w:rsid w:val="006F6432"/>
    <w:rsid w:val="006F6E2C"/>
    <w:rsid w:val="00702843"/>
    <w:rsid w:val="007058AF"/>
    <w:rsid w:val="00712543"/>
    <w:rsid w:val="00714BC2"/>
    <w:rsid w:val="007163B1"/>
    <w:rsid w:val="007320F1"/>
    <w:rsid w:val="00732E8B"/>
    <w:rsid w:val="00740E9E"/>
    <w:rsid w:val="0074256A"/>
    <w:rsid w:val="00744BB1"/>
    <w:rsid w:val="00745669"/>
    <w:rsid w:val="00756693"/>
    <w:rsid w:val="0076415B"/>
    <w:rsid w:val="007679F8"/>
    <w:rsid w:val="00770523"/>
    <w:rsid w:val="00770D78"/>
    <w:rsid w:val="00783C75"/>
    <w:rsid w:val="00786114"/>
    <w:rsid w:val="0079382E"/>
    <w:rsid w:val="00795CA4"/>
    <w:rsid w:val="00797D34"/>
    <w:rsid w:val="007B619E"/>
    <w:rsid w:val="007C0883"/>
    <w:rsid w:val="007C1A49"/>
    <w:rsid w:val="007C565C"/>
    <w:rsid w:val="007D04DD"/>
    <w:rsid w:val="007E0F2A"/>
    <w:rsid w:val="007E36BD"/>
    <w:rsid w:val="007F6CA8"/>
    <w:rsid w:val="00821690"/>
    <w:rsid w:val="008266F0"/>
    <w:rsid w:val="00827FA8"/>
    <w:rsid w:val="00840B91"/>
    <w:rsid w:val="00842838"/>
    <w:rsid w:val="008563CD"/>
    <w:rsid w:val="00856448"/>
    <w:rsid w:val="008768E9"/>
    <w:rsid w:val="008805E6"/>
    <w:rsid w:val="00890F90"/>
    <w:rsid w:val="00895AB4"/>
    <w:rsid w:val="008A4243"/>
    <w:rsid w:val="008A4B63"/>
    <w:rsid w:val="008A5C68"/>
    <w:rsid w:val="008A65FF"/>
    <w:rsid w:val="008B4D17"/>
    <w:rsid w:val="008B5040"/>
    <w:rsid w:val="008B5C69"/>
    <w:rsid w:val="008B669F"/>
    <w:rsid w:val="008C0197"/>
    <w:rsid w:val="008C1081"/>
    <w:rsid w:val="008C1CA1"/>
    <w:rsid w:val="008C75B1"/>
    <w:rsid w:val="008D23E9"/>
    <w:rsid w:val="008E1482"/>
    <w:rsid w:val="008E2FE6"/>
    <w:rsid w:val="008F2566"/>
    <w:rsid w:val="008F2E38"/>
    <w:rsid w:val="00901AF5"/>
    <w:rsid w:val="00902CF3"/>
    <w:rsid w:val="0091158D"/>
    <w:rsid w:val="00916902"/>
    <w:rsid w:val="00916E3E"/>
    <w:rsid w:val="00922820"/>
    <w:rsid w:val="00922C29"/>
    <w:rsid w:val="00925975"/>
    <w:rsid w:val="00925A0F"/>
    <w:rsid w:val="00940FC5"/>
    <w:rsid w:val="00943F16"/>
    <w:rsid w:val="00944147"/>
    <w:rsid w:val="00945172"/>
    <w:rsid w:val="00946009"/>
    <w:rsid w:val="00975456"/>
    <w:rsid w:val="00975CF3"/>
    <w:rsid w:val="00976A9C"/>
    <w:rsid w:val="00980312"/>
    <w:rsid w:val="009808B7"/>
    <w:rsid w:val="009A0979"/>
    <w:rsid w:val="009A274E"/>
    <w:rsid w:val="009A53D6"/>
    <w:rsid w:val="009A652F"/>
    <w:rsid w:val="009A6EBE"/>
    <w:rsid w:val="009B0C07"/>
    <w:rsid w:val="009B0FA2"/>
    <w:rsid w:val="009B2295"/>
    <w:rsid w:val="009B2890"/>
    <w:rsid w:val="009C1124"/>
    <w:rsid w:val="009C4DBA"/>
    <w:rsid w:val="009C6C48"/>
    <w:rsid w:val="009D0339"/>
    <w:rsid w:val="009E0242"/>
    <w:rsid w:val="009E27FB"/>
    <w:rsid w:val="009E59D1"/>
    <w:rsid w:val="009E7B77"/>
    <w:rsid w:val="009F2A51"/>
    <w:rsid w:val="009F6F5D"/>
    <w:rsid w:val="00A01175"/>
    <w:rsid w:val="00A10FE8"/>
    <w:rsid w:val="00A1365F"/>
    <w:rsid w:val="00A17031"/>
    <w:rsid w:val="00A23944"/>
    <w:rsid w:val="00A264CF"/>
    <w:rsid w:val="00A27FB5"/>
    <w:rsid w:val="00A31B46"/>
    <w:rsid w:val="00A31D35"/>
    <w:rsid w:val="00A35AF9"/>
    <w:rsid w:val="00A4250D"/>
    <w:rsid w:val="00A46D13"/>
    <w:rsid w:val="00A6018C"/>
    <w:rsid w:val="00A60415"/>
    <w:rsid w:val="00A608C8"/>
    <w:rsid w:val="00A61E4B"/>
    <w:rsid w:val="00A62FF9"/>
    <w:rsid w:val="00A65CEC"/>
    <w:rsid w:val="00A669E4"/>
    <w:rsid w:val="00A675B4"/>
    <w:rsid w:val="00A67990"/>
    <w:rsid w:val="00A7082E"/>
    <w:rsid w:val="00A71A84"/>
    <w:rsid w:val="00A74356"/>
    <w:rsid w:val="00A75B81"/>
    <w:rsid w:val="00A80232"/>
    <w:rsid w:val="00A842C7"/>
    <w:rsid w:val="00A96E8F"/>
    <w:rsid w:val="00AB0AF1"/>
    <w:rsid w:val="00AB3508"/>
    <w:rsid w:val="00AB7CC8"/>
    <w:rsid w:val="00AC2494"/>
    <w:rsid w:val="00AC28F2"/>
    <w:rsid w:val="00AC5C74"/>
    <w:rsid w:val="00AE11C7"/>
    <w:rsid w:val="00AE4C96"/>
    <w:rsid w:val="00AE6544"/>
    <w:rsid w:val="00B01ED1"/>
    <w:rsid w:val="00B11D40"/>
    <w:rsid w:val="00B21316"/>
    <w:rsid w:val="00B217F1"/>
    <w:rsid w:val="00B218A2"/>
    <w:rsid w:val="00B46F8F"/>
    <w:rsid w:val="00B474F5"/>
    <w:rsid w:val="00B501AD"/>
    <w:rsid w:val="00B50C67"/>
    <w:rsid w:val="00B5777B"/>
    <w:rsid w:val="00B61243"/>
    <w:rsid w:val="00B62666"/>
    <w:rsid w:val="00B6478A"/>
    <w:rsid w:val="00B65813"/>
    <w:rsid w:val="00B707C1"/>
    <w:rsid w:val="00B73171"/>
    <w:rsid w:val="00B74647"/>
    <w:rsid w:val="00B8342A"/>
    <w:rsid w:val="00B841F6"/>
    <w:rsid w:val="00B97B08"/>
    <w:rsid w:val="00BA0E5A"/>
    <w:rsid w:val="00BA1130"/>
    <w:rsid w:val="00BA26DB"/>
    <w:rsid w:val="00BA538D"/>
    <w:rsid w:val="00BB18BB"/>
    <w:rsid w:val="00BB58A3"/>
    <w:rsid w:val="00BB71CC"/>
    <w:rsid w:val="00BB7E69"/>
    <w:rsid w:val="00BB7F3F"/>
    <w:rsid w:val="00BC2561"/>
    <w:rsid w:val="00BC376A"/>
    <w:rsid w:val="00BC48F2"/>
    <w:rsid w:val="00BC50EF"/>
    <w:rsid w:val="00BD075D"/>
    <w:rsid w:val="00BD1BF8"/>
    <w:rsid w:val="00BD2F84"/>
    <w:rsid w:val="00BD6095"/>
    <w:rsid w:val="00BD735C"/>
    <w:rsid w:val="00BE2B42"/>
    <w:rsid w:val="00BE66E1"/>
    <w:rsid w:val="00BF4C00"/>
    <w:rsid w:val="00C11BB7"/>
    <w:rsid w:val="00C11C6A"/>
    <w:rsid w:val="00C22D88"/>
    <w:rsid w:val="00C23053"/>
    <w:rsid w:val="00C24A5F"/>
    <w:rsid w:val="00C2649C"/>
    <w:rsid w:val="00C31831"/>
    <w:rsid w:val="00C31995"/>
    <w:rsid w:val="00C33164"/>
    <w:rsid w:val="00C340C9"/>
    <w:rsid w:val="00C40E5C"/>
    <w:rsid w:val="00C40EDE"/>
    <w:rsid w:val="00C44757"/>
    <w:rsid w:val="00C55116"/>
    <w:rsid w:val="00C6551E"/>
    <w:rsid w:val="00C73904"/>
    <w:rsid w:val="00C80CE8"/>
    <w:rsid w:val="00C8464F"/>
    <w:rsid w:val="00C87E04"/>
    <w:rsid w:val="00C95059"/>
    <w:rsid w:val="00C96ADB"/>
    <w:rsid w:val="00CB32BF"/>
    <w:rsid w:val="00CC12A6"/>
    <w:rsid w:val="00CC16CC"/>
    <w:rsid w:val="00CC2CDA"/>
    <w:rsid w:val="00CC367F"/>
    <w:rsid w:val="00CE64DB"/>
    <w:rsid w:val="00CF7500"/>
    <w:rsid w:val="00D16A51"/>
    <w:rsid w:val="00D36F55"/>
    <w:rsid w:val="00D40E0E"/>
    <w:rsid w:val="00D454FD"/>
    <w:rsid w:val="00D50B93"/>
    <w:rsid w:val="00D520D7"/>
    <w:rsid w:val="00D624F2"/>
    <w:rsid w:val="00D66AFC"/>
    <w:rsid w:val="00D741E3"/>
    <w:rsid w:val="00D80184"/>
    <w:rsid w:val="00D8674B"/>
    <w:rsid w:val="00D92628"/>
    <w:rsid w:val="00D92767"/>
    <w:rsid w:val="00DA1A0B"/>
    <w:rsid w:val="00DA7181"/>
    <w:rsid w:val="00DB43BC"/>
    <w:rsid w:val="00DD337E"/>
    <w:rsid w:val="00DD4C4A"/>
    <w:rsid w:val="00DE22FB"/>
    <w:rsid w:val="00DE31B4"/>
    <w:rsid w:val="00DE49A8"/>
    <w:rsid w:val="00DE7360"/>
    <w:rsid w:val="00DF35BF"/>
    <w:rsid w:val="00DF55ED"/>
    <w:rsid w:val="00DF683C"/>
    <w:rsid w:val="00E00341"/>
    <w:rsid w:val="00E010F1"/>
    <w:rsid w:val="00E04476"/>
    <w:rsid w:val="00E04B2C"/>
    <w:rsid w:val="00E077C7"/>
    <w:rsid w:val="00E11B5B"/>
    <w:rsid w:val="00E1227A"/>
    <w:rsid w:val="00E23546"/>
    <w:rsid w:val="00E242CB"/>
    <w:rsid w:val="00E42D5D"/>
    <w:rsid w:val="00E42DE8"/>
    <w:rsid w:val="00E43549"/>
    <w:rsid w:val="00E43DE0"/>
    <w:rsid w:val="00E47DD3"/>
    <w:rsid w:val="00E47E91"/>
    <w:rsid w:val="00E50637"/>
    <w:rsid w:val="00E52007"/>
    <w:rsid w:val="00E60FAC"/>
    <w:rsid w:val="00E654AB"/>
    <w:rsid w:val="00E666B8"/>
    <w:rsid w:val="00E700D5"/>
    <w:rsid w:val="00E80BDB"/>
    <w:rsid w:val="00E83205"/>
    <w:rsid w:val="00E852EB"/>
    <w:rsid w:val="00E90E97"/>
    <w:rsid w:val="00EA4A47"/>
    <w:rsid w:val="00EA7724"/>
    <w:rsid w:val="00EB1BDF"/>
    <w:rsid w:val="00EB3B9E"/>
    <w:rsid w:val="00EB4FD0"/>
    <w:rsid w:val="00EC1255"/>
    <w:rsid w:val="00EC557E"/>
    <w:rsid w:val="00EC7193"/>
    <w:rsid w:val="00ED26F3"/>
    <w:rsid w:val="00EF1381"/>
    <w:rsid w:val="00EF1474"/>
    <w:rsid w:val="00EF1FC0"/>
    <w:rsid w:val="00F038E0"/>
    <w:rsid w:val="00F04F5F"/>
    <w:rsid w:val="00F152BF"/>
    <w:rsid w:val="00F17024"/>
    <w:rsid w:val="00F2273D"/>
    <w:rsid w:val="00F34E30"/>
    <w:rsid w:val="00F37E92"/>
    <w:rsid w:val="00F4586C"/>
    <w:rsid w:val="00F45E9E"/>
    <w:rsid w:val="00F45EA7"/>
    <w:rsid w:val="00F51A2C"/>
    <w:rsid w:val="00F5453F"/>
    <w:rsid w:val="00F5673B"/>
    <w:rsid w:val="00F605B3"/>
    <w:rsid w:val="00F640FA"/>
    <w:rsid w:val="00F64289"/>
    <w:rsid w:val="00F65733"/>
    <w:rsid w:val="00F65D19"/>
    <w:rsid w:val="00F65F75"/>
    <w:rsid w:val="00F70C87"/>
    <w:rsid w:val="00F8102F"/>
    <w:rsid w:val="00F812B0"/>
    <w:rsid w:val="00F82907"/>
    <w:rsid w:val="00F87378"/>
    <w:rsid w:val="00F977A7"/>
    <w:rsid w:val="00FA5206"/>
    <w:rsid w:val="00FB0E16"/>
    <w:rsid w:val="00FB3AFF"/>
    <w:rsid w:val="00FB4791"/>
    <w:rsid w:val="00FC350A"/>
    <w:rsid w:val="00FC3674"/>
    <w:rsid w:val="00FC7086"/>
    <w:rsid w:val="00FD091E"/>
    <w:rsid w:val="00FD2FC4"/>
    <w:rsid w:val="00FD6480"/>
    <w:rsid w:val="00FE1657"/>
    <w:rsid w:val="00FE3527"/>
    <w:rsid w:val="00FE474F"/>
    <w:rsid w:val="00FE5951"/>
    <w:rsid w:val="00FE5AD9"/>
    <w:rsid w:val="00FF2557"/>
    <w:rsid w:val="00FF5284"/>
    <w:rsid w:val="3302EBCC"/>
    <w:rsid w:val="48662FDF"/>
    <w:rsid w:val="4BB0B28E"/>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E9068"/>
  <w15:chartTrackingRefBased/>
  <w15:docId w15:val="{52CA395B-6C8F-4A62-A725-29E3C05C3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6C9"/>
    <w:pPr>
      <w:spacing w:after="0" w:line="360" w:lineRule="auto"/>
      <w:ind w:firstLine="720"/>
      <w:jc w:val="both"/>
    </w:pPr>
    <w:rPr>
      <w:rFonts w:ascii="Arial" w:hAnsi="Arial"/>
      <w:sz w:val="24"/>
      <w:lang w:val="es-CO"/>
    </w:rPr>
  </w:style>
  <w:style w:type="paragraph" w:styleId="Ttulo1">
    <w:name w:val="heading 1"/>
    <w:basedOn w:val="Normal"/>
    <w:next w:val="Normal"/>
    <w:link w:val="Ttulo1Car"/>
    <w:autoRedefine/>
    <w:uiPriority w:val="9"/>
    <w:qFormat/>
    <w:rsid w:val="000666C9"/>
    <w:pPr>
      <w:keepNext/>
      <w:keepLines/>
      <w:spacing w:before="240"/>
      <w:jc w:val="center"/>
      <w:outlineLvl w:val="0"/>
    </w:pPr>
    <w:rPr>
      <w:rFonts w:eastAsiaTheme="majorEastAsia" w:cstheme="majorBidi"/>
      <w:b/>
      <w:sz w:val="28"/>
      <w:szCs w:val="28"/>
    </w:rPr>
  </w:style>
  <w:style w:type="paragraph" w:styleId="Ttulo2">
    <w:name w:val="heading 2"/>
    <w:basedOn w:val="Normal"/>
    <w:next w:val="Normal"/>
    <w:link w:val="Ttulo2Car"/>
    <w:autoRedefine/>
    <w:uiPriority w:val="9"/>
    <w:unhideWhenUsed/>
    <w:qFormat/>
    <w:rsid w:val="000666C9"/>
    <w:pPr>
      <w:keepNext/>
      <w:keepLines/>
      <w:spacing w:before="4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0666C9"/>
    <w:pPr>
      <w:keepNext/>
      <w:keepLines/>
      <w:numPr>
        <w:numId w:val="18"/>
      </w:numPr>
      <w:spacing w:before="40"/>
      <w:outlineLvl w:val="2"/>
    </w:pPr>
    <w:rPr>
      <w:rFonts w:eastAsiaTheme="majorEastAsia" w:cstheme="majorBid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sAPASptimaEdicin">
    <w:name w:val="Normas APA Séptima Edición"/>
    <w:basedOn w:val="Normal"/>
    <w:link w:val="NormasAPASptimaEdicinCar"/>
    <w:autoRedefine/>
    <w:qFormat/>
    <w:rsid w:val="00A1365F"/>
    <w:pPr>
      <w:spacing w:line="480" w:lineRule="auto"/>
    </w:pPr>
    <w:rPr>
      <w:rFonts w:eastAsia="Times New Roman" w:cs="Arial"/>
      <w:szCs w:val="24"/>
      <w:lang w:val="es-MX" w:eastAsia="es-CO"/>
    </w:rPr>
  </w:style>
  <w:style w:type="character" w:customStyle="1" w:styleId="NormasAPASptimaEdicinCar">
    <w:name w:val="Normas APA Séptima Edición Car"/>
    <w:basedOn w:val="Fuentedeprrafopredeter"/>
    <w:link w:val="NormasAPASptimaEdicin"/>
    <w:rsid w:val="00A1365F"/>
    <w:rPr>
      <w:rFonts w:ascii="Times New Roman" w:eastAsia="Times New Roman" w:hAnsi="Times New Roman" w:cs="Arial"/>
      <w:sz w:val="24"/>
      <w:szCs w:val="24"/>
      <w:lang w:eastAsia="es-CO"/>
    </w:rPr>
  </w:style>
  <w:style w:type="paragraph" w:styleId="Encabezado">
    <w:name w:val="header"/>
    <w:basedOn w:val="Normal"/>
    <w:link w:val="EncabezadoCar"/>
    <w:uiPriority w:val="99"/>
    <w:unhideWhenUsed/>
    <w:rsid w:val="00BC48F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C48F2"/>
    <w:rPr>
      <w:rFonts w:ascii="Times New Roman" w:hAnsi="Times New Roman"/>
      <w:sz w:val="24"/>
      <w:lang w:val="es-CO"/>
    </w:rPr>
  </w:style>
  <w:style w:type="paragraph" w:styleId="Piedepgina">
    <w:name w:val="footer"/>
    <w:basedOn w:val="Normal"/>
    <w:link w:val="PiedepginaCar"/>
    <w:uiPriority w:val="99"/>
    <w:unhideWhenUsed/>
    <w:rsid w:val="00BC48F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C48F2"/>
    <w:rPr>
      <w:rFonts w:ascii="Times New Roman" w:hAnsi="Times New Roman"/>
      <w:sz w:val="24"/>
      <w:lang w:val="es-CO"/>
    </w:rPr>
  </w:style>
  <w:style w:type="character" w:customStyle="1" w:styleId="Ttulo2Car">
    <w:name w:val="Título 2 Car"/>
    <w:basedOn w:val="Fuentedeprrafopredeter"/>
    <w:link w:val="Ttulo2"/>
    <w:uiPriority w:val="9"/>
    <w:rsid w:val="000666C9"/>
    <w:rPr>
      <w:rFonts w:ascii="Arial" w:eastAsiaTheme="majorEastAsia" w:hAnsi="Arial" w:cstheme="majorBidi"/>
      <w:b/>
      <w:sz w:val="24"/>
      <w:szCs w:val="26"/>
      <w:lang w:val="es-CO"/>
    </w:rPr>
  </w:style>
  <w:style w:type="character" w:customStyle="1" w:styleId="Ttulo1Car">
    <w:name w:val="Título 1 Car"/>
    <w:basedOn w:val="Fuentedeprrafopredeter"/>
    <w:link w:val="Ttulo1"/>
    <w:uiPriority w:val="9"/>
    <w:rsid w:val="000666C9"/>
    <w:rPr>
      <w:rFonts w:ascii="Arial" w:eastAsiaTheme="majorEastAsia" w:hAnsi="Arial" w:cstheme="majorBidi"/>
      <w:b/>
      <w:sz w:val="28"/>
      <w:szCs w:val="28"/>
      <w:lang w:val="es-CO"/>
    </w:rPr>
  </w:style>
  <w:style w:type="character" w:customStyle="1" w:styleId="Ttulo3Car">
    <w:name w:val="Título 3 Car"/>
    <w:basedOn w:val="Fuentedeprrafopredeter"/>
    <w:link w:val="Ttulo3"/>
    <w:uiPriority w:val="9"/>
    <w:rsid w:val="000666C9"/>
    <w:rPr>
      <w:rFonts w:ascii="Arial" w:eastAsiaTheme="majorEastAsia" w:hAnsi="Arial" w:cstheme="majorBidi"/>
      <w:sz w:val="24"/>
      <w:szCs w:val="24"/>
      <w:lang w:val="es-CO"/>
    </w:rPr>
  </w:style>
  <w:style w:type="paragraph" w:styleId="Prrafodelista">
    <w:name w:val="List Paragraph"/>
    <w:basedOn w:val="Normal"/>
    <w:uiPriority w:val="34"/>
    <w:qFormat/>
    <w:rsid w:val="00FC350A"/>
    <w:pPr>
      <w:ind w:left="720"/>
      <w:contextualSpacing/>
    </w:pPr>
  </w:style>
  <w:style w:type="character" w:styleId="Hipervnculo">
    <w:name w:val="Hyperlink"/>
    <w:basedOn w:val="Fuentedeprrafopredeter"/>
    <w:uiPriority w:val="99"/>
    <w:unhideWhenUsed/>
    <w:rsid w:val="00FC350A"/>
    <w:rPr>
      <w:color w:val="0563C1" w:themeColor="hyperlink"/>
      <w:u w:val="single"/>
    </w:rPr>
  </w:style>
  <w:style w:type="character" w:styleId="Textoennegrita">
    <w:name w:val="Strong"/>
    <w:basedOn w:val="Fuentedeprrafopredeter"/>
    <w:uiPriority w:val="22"/>
    <w:qFormat/>
    <w:rsid w:val="00F51A2C"/>
    <w:rPr>
      <w:b/>
      <w:bCs/>
    </w:rPr>
  </w:style>
  <w:style w:type="character" w:styleId="Hipervnculovisitado">
    <w:name w:val="FollowedHyperlink"/>
    <w:basedOn w:val="Fuentedeprrafopredeter"/>
    <w:uiPriority w:val="99"/>
    <w:semiHidden/>
    <w:unhideWhenUsed/>
    <w:rsid w:val="00FC350A"/>
    <w:rPr>
      <w:color w:val="954F72" w:themeColor="followedHyperlink"/>
      <w:u w:val="single"/>
    </w:rPr>
  </w:style>
  <w:style w:type="character" w:styleId="Refdecomentario">
    <w:name w:val="annotation reference"/>
    <w:basedOn w:val="Fuentedeprrafopredeter"/>
    <w:uiPriority w:val="99"/>
    <w:semiHidden/>
    <w:unhideWhenUsed/>
    <w:rsid w:val="00FC350A"/>
    <w:rPr>
      <w:sz w:val="16"/>
      <w:szCs w:val="16"/>
    </w:rPr>
  </w:style>
  <w:style w:type="paragraph" w:styleId="Textocomentario">
    <w:name w:val="annotation text"/>
    <w:basedOn w:val="Normal"/>
    <w:link w:val="TextocomentarioCar"/>
    <w:uiPriority w:val="99"/>
    <w:unhideWhenUsed/>
    <w:rsid w:val="00FC350A"/>
    <w:pPr>
      <w:spacing w:line="240" w:lineRule="auto"/>
    </w:pPr>
    <w:rPr>
      <w:sz w:val="20"/>
      <w:szCs w:val="20"/>
    </w:rPr>
  </w:style>
  <w:style w:type="character" w:customStyle="1" w:styleId="TextocomentarioCar">
    <w:name w:val="Texto comentario Car"/>
    <w:basedOn w:val="Fuentedeprrafopredeter"/>
    <w:link w:val="Textocomentario"/>
    <w:uiPriority w:val="99"/>
    <w:rsid w:val="00FC350A"/>
    <w:rPr>
      <w:rFonts w:ascii="Arial" w:hAnsi="Arial"/>
      <w:sz w:val="20"/>
      <w:szCs w:val="20"/>
      <w:lang w:val="es-CO"/>
    </w:rPr>
  </w:style>
  <w:style w:type="paragraph" w:styleId="Asuntodelcomentario">
    <w:name w:val="annotation subject"/>
    <w:basedOn w:val="Textocomentario"/>
    <w:next w:val="Textocomentario"/>
    <w:link w:val="AsuntodelcomentarioCar"/>
    <w:uiPriority w:val="99"/>
    <w:semiHidden/>
    <w:unhideWhenUsed/>
    <w:rsid w:val="00FC350A"/>
    <w:rPr>
      <w:b/>
      <w:bCs/>
    </w:rPr>
  </w:style>
  <w:style w:type="character" w:customStyle="1" w:styleId="AsuntodelcomentarioCar">
    <w:name w:val="Asunto del comentario Car"/>
    <w:basedOn w:val="TextocomentarioCar"/>
    <w:link w:val="Asuntodelcomentario"/>
    <w:uiPriority w:val="99"/>
    <w:semiHidden/>
    <w:rsid w:val="00FC350A"/>
    <w:rPr>
      <w:rFonts w:ascii="Arial" w:hAnsi="Arial"/>
      <w:b/>
      <w:bCs/>
      <w:sz w:val="20"/>
      <w:szCs w:val="20"/>
      <w:lang w:val="es-CO"/>
    </w:rPr>
  </w:style>
  <w:style w:type="character" w:styleId="Textodelmarcadordeposicin">
    <w:name w:val="Placeholder Text"/>
    <w:basedOn w:val="Fuentedeprrafopredeter"/>
    <w:uiPriority w:val="99"/>
    <w:semiHidden/>
    <w:rsid w:val="00FC350A"/>
    <w:rPr>
      <w:color w:val="666666"/>
    </w:rPr>
  </w:style>
  <w:style w:type="character" w:styleId="CdigoHTML">
    <w:name w:val="HTML Code"/>
    <w:basedOn w:val="Fuentedeprrafopredeter"/>
    <w:uiPriority w:val="99"/>
    <w:semiHidden/>
    <w:unhideWhenUsed/>
    <w:rsid w:val="00FC350A"/>
    <w:rPr>
      <w:rFonts w:ascii="Courier New" w:eastAsia="Times New Roman" w:hAnsi="Courier New" w:cs="Courier New"/>
      <w:sz w:val="20"/>
      <w:szCs w:val="20"/>
    </w:rPr>
  </w:style>
  <w:style w:type="character" w:customStyle="1" w:styleId="UnresolvedMention1">
    <w:name w:val="Unresolved Mention1"/>
    <w:basedOn w:val="Fuentedeprrafopredeter"/>
    <w:uiPriority w:val="99"/>
    <w:semiHidden/>
    <w:unhideWhenUsed/>
    <w:rsid w:val="00F605B3"/>
    <w:rPr>
      <w:color w:val="605E5C"/>
      <w:shd w:val="clear" w:color="auto" w:fill="E1DFDD"/>
    </w:rPr>
  </w:style>
  <w:style w:type="paragraph" w:styleId="Textodeglobo">
    <w:name w:val="Balloon Text"/>
    <w:basedOn w:val="Normal"/>
    <w:link w:val="TextodegloboCar"/>
    <w:uiPriority w:val="99"/>
    <w:semiHidden/>
    <w:unhideWhenUsed/>
    <w:rsid w:val="00F605B3"/>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605B3"/>
    <w:rPr>
      <w:rFonts w:ascii="Segoe UI" w:hAnsi="Segoe UI" w:cs="Segoe UI"/>
      <w:sz w:val="18"/>
      <w:szCs w:val="18"/>
      <w:lang w:val="es-CO"/>
    </w:rPr>
  </w:style>
  <w:style w:type="table" w:styleId="Tablaconcuadrcula">
    <w:name w:val="Table Grid"/>
    <w:basedOn w:val="Tablanormal"/>
    <w:uiPriority w:val="39"/>
    <w:rsid w:val="00F51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1A2C"/>
    <w:pPr>
      <w:spacing w:before="100" w:beforeAutospacing="1" w:after="100" w:afterAutospacing="1" w:line="240" w:lineRule="auto"/>
      <w:ind w:firstLine="0"/>
      <w:jc w:val="left"/>
    </w:pPr>
    <w:rPr>
      <w:rFonts w:ascii="Times New Roman" w:eastAsia="Times New Roman" w:hAnsi="Times New Roman" w:cs="Times New Roman"/>
      <w:szCs w:val="24"/>
      <w:lang w:val="es-419" w:eastAsia="es-419"/>
    </w:rPr>
  </w:style>
  <w:style w:type="character" w:customStyle="1" w:styleId="hljs-keyword">
    <w:name w:val="hljs-keyword"/>
    <w:basedOn w:val="Fuentedeprrafopredeter"/>
    <w:rsid w:val="002B3A99"/>
  </w:style>
  <w:style w:type="character" w:customStyle="1" w:styleId="hljs-operator">
    <w:name w:val="hljs-operator"/>
    <w:basedOn w:val="Fuentedeprrafopredeter"/>
    <w:rsid w:val="002B3A99"/>
  </w:style>
  <w:style w:type="character" w:customStyle="1" w:styleId="hljs-number">
    <w:name w:val="hljs-number"/>
    <w:basedOn w:val="Fuentedeprrafopredeter"/>
    <w:rsid w:val="002B3A99"/>
  </w:style>
  <w:style w:type="character" w:customStyle="1" w:styleId="hljs-builtin">
    <w:name w:val="hljs-built_in"/>
    <w:basedOn w:val="Fuentedeprrafopredeter"/>
    <w:rsid w:val="007F6CA8"/>
  </w:style>
  <w:style w:type="paragraph" w:styleId="HTMLconformatoprevio">
    <w:name w:val="HTML Preformatted"/>
    <w:basedOn w:val="Normal"/>
    <w:link w:val="HTMLconformatoprevioCar"/>
    <w:uiPriority w:val="99"/>
    <w:semiHidden/>
    <w:unhideWhenUsed/>
    <w:rsid w:val="009B2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s-419" w:eastAsia="es-419"/>
    </w:rPr>
  </w:style>
  <w:style w:type="character" w:customStyle="1" w:styleId="HTMLconformatoprevioCar">
    <w:name w:val="HTML con formato previo Car"/>
    <w:basedOn w:val="Fuentedeprrafopredeter"/>
    <w:link w:val="HTMLconformatoprevio"/>
    <w:uiPriority w:val="99"/>
    <w:semiHidden/>
    <w:rsid w:val="009B2295"/>
    <w:rPr>
      <w:rFonts w:ascii="Courier New" w:eastAsia="Times New Roman" w:hAnsi="Courier New" w:cs="Courier New"/>
      <w:sz w:val="20"/>
      <w:szCs w:val="20"/>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15911">
      <w:bodyDiv w:val="1"/>
      <w:marLeft w:val="0"/>
      <w:marRight w:val="0"/>
      <w:marTop w:val="0"/>
      <w:marBottom w:val="0"/>
      <w:divBdr>
        <w:top w:val="none" w:sz="0" w:space="0" w:color="auto"/>
        <w:left w:val="none" w:sz="0" w:space="0" w:color="auto"/>
        <w:bottom w:val="none" w:sz="0" w:space="0" w:color="auto"/>
        <w:right w:val="none" w:sz="0" w:space="0" w:color="auto"/>
      </w:divBdr>
    </w:div>
    <w:div w:id="267667871">
      <w:bodyDiv w:val="1"/>
      <w:marLeft w:val="0"/>
      <w:marRight w:val="0"/>
      <w:marTop w:val="0"/>
      <w:marBottom w:val="0"/>
      <w:divBdr>
        <w:top w:val="none" w:sz="0" w:space="0" w:color="auto"/>
        <w:left w:val="none" w:sz="0" w:space="0" w:color="auto"/>
        <w:bottom w:val="none" w:sz="0" w:space="0" w:color="auto"/>
        <w:right w:val="none" w:sz="0" w:space="0" w:color="auto"/>
      </w:divBdr>
    </w:div>
    <w:div w:id="357702704">
      <w:bodyDiv w:val="1"/>
      <w:marLeft w:val="0"/>
      <w:marRight w:val="0"/>
      <w:marTop w:val="0"/>
      <w:marBottom w:val="0"/>
      <w:divBdr>
        <w:top w:val="none" w:sz="0" w:space="0" w:color="auto"/>
        <w:left w:val="none" w:sz="0" w:space="0" w:color="auto"/>
        <w:bottom w:val="none" w:sz="0" w:space="0" w:color="auto"/>
        <w:right w:val="none" w:sz="0" w:space="0" w:color="auto"/>
      </w:divBdr>
    </w:div>
    <w:div w:id="405345348">
      <w:bodyDiv w:val="1"/>
      <w:marLeft w:val="0"/>
      <w:marRight w:val="0"/>
      <w:marTop w:val="0"/>
      <w:marBottom w:val="0"/>
      <w:divBdr>
        <w:top w:val="none" w:sz="0" w:space="0" w:color="auto"/>
        <w:left w:val="none" w:sz="0" w:space="0" w:color="auto"/>
        <w:bottom w:val="none" w:sz="0" w:space="0" w:color="auto"/>
        <w:right w:val="none" w:sz="0" w:space="0" w:color="auto"/>
      </w:divBdr>
    </w:div>
    <w:div w:id="406340071">
      <w:bodyDiv w:val="1"/>
      <w:marLeft w:val="0"/>
      <w:marRight w:val="0"/>
      <w:marTop w:val="0"/>
      <w:marBottom w:val="0"/>
      <w:divBdr>
        <w:top w:val="none" w:sz="0" w:space="0" w:color="auto"/>
        <w:left w:val="none" w:sz="0" w:space="0" w:color="auto"/>
        <w:bottom w:val="none" w:sz="0" w:space="0" w:color="auto"/>
        <w:right w:val="none" w:sz="0" w:space="0" w:color="auto"/>
      </w:divBdr>
    </w:div>
    <w:div w:id="418797407">
      <w:bodyDiv w:val="1"/>
      <w:marLeft w:val="0"/>
      <w:marRight w:val="0"/>
      <w:marTop w:val="0"/>
      <w:marBottom w:val="0"/>
      <w:divBdr>
        <w:top w:val="none" w:sz="0" w:space="0" w:color="auto"/>
        <w:left w:val="none" w:sz="0" w:space="0" w:color="auto"/>
        <w:bottom w:val="none" w:sz="0" w:space="0" w:color="auto"/>
        <w:right w:val="none" w:sz="0" w:space="0" w:color="auto"/>
      </w:divBdr>
    </w:div>
    <w:div w:id="435174755">
      <w:bodyDiv w:val="1"/>
      <w:marLeft w:val="0"/>
      <w:marRight w:val="0"/>
      <w:marTop w:val="0"/>
      <w:marBottom w:val="0"/>
      <w:divBdr>
        <w:top w:val="none" w:sz="0" w:space="0" w:color="auto"/>
        <w:left w:val="none" w:sz="0" w:space="0" w:color="auto"/>
        <w:bottom w:val="none" w:sz="0" w:space="0" w:color="auto"/>
        <w:right w:val="none" w:sz="0" w:space="0" w:color="auto"/>
      </w:divBdr>
      <w:divsChild>
        <w:div w:id="399442828">
          <w:marLeft w:val="0"/>
          <w:marRight w:val="0"/>
          <w:marTop w:val="0"/>
          <w:marBottom w:val="0"/>
          <w:divBdr>
            <w:top w:val="single" w:sz="2" w:space="0" w:color="E3E3E3"/>
            <w:left w:val="single" w:sz="2" w:space="0" w:color="E3E3E3"/>
            <w:bottom w:val="single" w:sz="2" w:space="0" w:color="E3E3E3"/>
            <w:right w:val="single" w:sz="2" w:space="0" w:color="E3E3E3"/>
          </w:divBdr>
          <w:divsChild>
            <w:div w:id="1657419542">
              <w:marLeft w:val="0"/>
              <w:marRight w:val="0"/>
              <w:marTop w:val="0"/>
              <w:marBottom w:val="0"/>
              <w:divBdr>
                <w:top w:val="single" w:sz="2" w:space="0" w:color="E3E3E3"/>
                <w:left w:val="single" w:sz="2" w:space="0" w:color="E3E3E3"/>
                <w:bottom w:val="single" w:sz="2" w:space="0" w:color="E3E3E3"/>
                <w:right w:val="single" w:sz="2" w:space="0" w:color="E3E3E3"/>
              </w:divBdr>
            </w:div>
            <w:div w:id="1822496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00268798">
      <w:bodyDiv w:val="1"/>
      <w:marLeft w:val="0"/>
      <w:marRight w:val="0"/>
      <w:marTop w:val="0"/>
      <w:marBottom w:val="0"/>
      <w:divBdr>
        <w:top w:val="none" w:sz="0" w:space="0" w:color="auto"/>
        <w:left w:val="none" w:sz="0" w:space="0" w:color="auto"/>
        <w:bottom w:val="none" w:sz="0" w:space="0" w:color="auto"/>
        <w:right w:val="none" w:sz="0" w:space="0" w:color="auto"/>
      </w:divBdr>
    </w:div>
    <w:div w:id="558396962">
      <w:bodyDiv w:val="1"/>
      <w:marLeft w:val="0"/>
      <w:marRight w:val="0"/>
      <w:marTop w:val="0"/>
      <w:marBottom w:val="0"/>
      <w:divBdr>
        <w:top w:val="none" w:sz="0" w:space="0" w:color="auto"/>
        <w:left w:val="none" w:sz="0" w:space="0" w:color="auto"/>
        <w:bottom w:val="none" w:sz="0" w:space="0" w:color="auto"/>
        <w:right w:val="none" w:sz="0" w:space="0" w:color="auto"/>
      </w:divBdr>
    </w:div>
    <w:div w:id="677925601">
      <w:bodyDiv w:val="1"/>
      <w:marLeft w:val="0"/>
      <w:marRight w:val="0"/>
      <w:marTop w:val="0"/>
      <w:marBottom w:val="0"/>
      <w:divBdr>
        <w:top w:val="none" w:sz="0" w:space="0" w:color="auto"/>
        <w:left w:val="none" w:sz="0" w:space="0" w:color="auto"/>
        <w:bottom w:val="none" w:sz="0" w:space="0" w:color="auto"/>
        <w:right w:val="none" w:sz="0" w:space="0" w:color="auto"/>
      </w:divBdr>
      <w:divsChild>
        <w:div w:id="343556685">
          <w:marLeft w:val="0"/>
          <w:marRight w:val="0"/>
          <w:marTop w:val="0"/>
          <w:marBottom w:val="0"/>
          <w:divBdr>
            <w:top w:val="single" w:sz="2" w:space="0" w:color="E3E3E3"/>
            <w:left w:val="single" w:sz="2" w:space="0" w:color="E3E3E3"/>
            <w:bottom w:val="single" w:sz="2" w:space="0" w:color="E3E3E3"/>
            <w:right w:val="single" w:sz="2" w:space="0" w:color="E3E3E3"/>
          </w:divBdr>
          <w:divsChild>
            <w:div w:id="1628270011">
              <w:marLeft w:val="0"/>
              <w:marRight w:val="0"/>
              <w:marTop w:val="0"/>
              <w:marBottom w:val="0"/>
              <w:divBdr>
                <w:top w:val="single" w:sz="2" w:space="0" w:color="E3E3E3"/>
                <w:left w:val="single" w:sz="2" w:space="0" w:color="E3E3E3"/>
                <w:bottom w:val="single" w:sz="2" w:space="0" w:color="E3E3E3"/>
                <w:right w:val="single" w:sz="2" w:space="0" w:color="E3E3E3"/>
              </w:divBdr>
            </w:div>
            <w:div w:id="11148614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04408692">
      <w:bodyDiv w:val="1"/>
      <w:marLeft w:val="0"/>
      <w:marRight w:val="0"/>
      <w:marTop w:val="0"/>
      <w:marBottom w:val="0"/>
      <w:divBdr>
        <w:top w:val="none" w:sz="0" w:space="0" w:color="auto"/>
        <w:left w:val="none" w:sz="0" w:space="0" w:color="auto"/>
        <w:bottom w:val="none" w:sz="0" w:space="0" w:color="auto"/>
        <w:right w:val="none" w:sz="0" w:space="0" w:color="auto"/>
      </w:divBdr>
    </w:div>
    <w:div w:id="731853581">
      <w:bodyDiv w:val="1"/>
      <w:marLeft w:val="0"/>
      <w:marRight w:val="0"/>
      <w:marTop w:val="0"/>
      <w:marBottom w:val="0"/>
      <w:divBdr>
        <w:top w:val="none" w:sz="0" w:space="0" w:color="auto"/>
        <w:left w:val="none" w:sz="0" w:space="0" w:color="auto"/>
        <w:bottom w:val="none" w:sz="0" w:space="0" w:color="auto"/>
        <w:right w:val="none" w:sz="0" w:space="0" w:color="auto"/>
      </w:divBdr>
    </w:div>
    <w:div w:id="855533365">
      <w:bodyDiv w:val="1"/>
      <w:marLeft w:val="0"/>
      <w:marRight w:val="0"/>
      <w:marTop w:val="0"/>
      <w:marBottom w:val="0"/>
      <w:divBdr>
        <w:top w:val="none" w:sz="0" w:space="0" w:color="auto"/>
        <w:left w:val="none" w:sz="0" w:space="0" w:color="auto"/>
        <w:bottom w:val="none" w:sz="0" w:space="0" w:color="auto"/>
        <w:right w:val="none" w:sz="0" w:space="0" w:color="auto"/>
      </w:divBdr>
      <w:divsChild>
        <w:div w:id="1022172964">
          <w:marLeft w:val="0"/>
          <w:marRight w:val="0"/>
          <w:marTop w:val="0"/>
          <w:marBottom w:val="0"/>
          <w:divBdr>
            <w:top w:val="single" w:sz="2" w:space="0" w:color="E3E3E3"/>
            <w:left w:val="single" w:sz="2" w:space="0" w:color="E3E3E3"/>
            <w:bottom w:val="single" w:sz="2" w:space="0" w:color="E3E3E3"/>
            <w:right w:val="single" w:sz="2" w:space="0" w:color="E3E3E3"/>
          </w:divBdr>
          <w:divsChild>
            <w:div w:id="1776557626">
              <w:marLeft w:val="0"/>
              <w:marRight w:val="0"/>
              <w:marTop w:val="0"/>
              <w:marBottom w:val="0"/>
              <w:divBdr>
                <w:top w:val="single" w:sz="2" w:space="0" w:color="E3E3E3"/>
                <w:left w:val="single" w:sz="2" w:space="0" w:color="E3E3E3"/>
                <w:bottom w:val="single" w:sz="2" w:space="0" w:color="E3E3E3"/>
                <w:right w:val="single" w:sz="2" w:space="0" w:color="E3E3E3"/>
              </w:divBdr>
            </w:div>
            <w:div w:id="686055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65949077">
      <w:bodyDiv w:val="1"/>
      <w:marLeft w:val="0"/>
      <w:marRight w:val="0"/>
      <w:marTop w:val="0"/>
      <w:marBottom w:val="0"/>
      <w:divBdr>
        <w:top w:val="none" w:sz="0" w:space="0" w:color="auto"/>
        <w:left w:val="none" w:sz="0" w:space="0" w:color="auto"/>
        <w:bottom w:val="none" w:sz="0" w:space="0" w:color="auto"/>
        <w:right w:val="none" w:sz="0" w:space="0" w:color="auto"/>
      </w:divBdr>
    </w:div>
    <w:div w:id="872772723">
      <w:bodyDiv w:val="1"/>
      <w:marLeft w:val="0"/>
      <w:marRight w:val="0"/>
      <w:marTop w:val="0"/>
      <w:marBottom w:val="0"/>
      <w:divBdr>
        <w:top w:val="none" w:sz="0" w:space="0" w:color="auto"/>
        <w:left w:val="none" w:sz="0" w:space="0" w:color="auto"/>
        <w:bottom w:val="none" w:sz="0" w:space="0" w:color="auto"/>
        <w:right w:val="none" w:sz="0" w:space="0" w:color="auto"/>
      </w:divBdr>
    </w:div>
    <w:div w:id="937327609">
      <w:bodyDiv w:val="1"/>
      <w:marLeft w:val="0"/>
      <w:marRight w:val="0"/>
      <w:marTop w:val="0"/>
      <w:marBottom w:val="0"/>
      <w:divBdr>
        <w:top w:val="none" w:sz="0" w:space="0" w:color="auto"/>
        <w:left w:val="none" w:sz="0" w:space="0" w:color="auto"/>
        <w:bottom w:val="none" w:sz="0" w:space="0" w:color="auto"/>
        <w:right w:val="none" w:sz="0" w:space="0" w:color="auto"/>
      </w:divBdr>
    </w:div>
    <w:div w:id="946428126">
      <w:bodyDiv w:val="1"/>
      <w:marLeft w:val="0"/>
      <w:marRight w:val="0"/>
      <w:marTop w:val="0"/>
      <w:marBottom w:val="0"/>
      <w:divBdr>
        <w:top w:val="none" w:sz="0" w:space="0" w:color="auto"/>
        <w:left w:val="none" w:sz="0" w:space="0" w:color="auto"/>
        <w:bottom w:val="none" w:sz="0" w:space="0" w:color="auto"/>
        <w:right w:val="none" w:sz="0" w:space="0" w:color="auto"/>
      </w:divBdr>
    </w:div>
    <w:div w:id="959535129">
      <w:bodyDiv w:val="1"/>
      <w:marLeft w:val="0"/>
      <w:marRight w:val="0"/>
      <w:marTop w:val="0"/>
      <w:marBottom w:val="0"/>
      <w:divBdr>
        <w:top w:val="none" w:sz="0" w:space="0" w:color="auto"/>
        <w:left w:val="none" w:sz="0" w:space="0" w:color="auto"/>
        <w:bottom w:val="none" w:sz="0" w:space="0" w:color="auto"/>
        <w:right w:val="none" w:sz="0" w:space="0" w:color="auto"/>
      </w:divBdr>
    </w:div>
    <w:div w:id="1100183107">
      <w:bodyDiv w:val="1"/>
      <w:marLeft w:val="0"/>
      <w:marRight w:val="0"/>
      <w:marTop w:val="0"/>
      <w:marBottom w:val="0"/>
      <w:divBdr>
        <w:top w:val="none" w:sz="0" w:space="0" w:color="auto"/>
        <w:left w:val="none" w:sz="0" w:space="0" w:color="auto"/>
        <w:bottom w:val="none" w:sz="0" w:space="0" w:color="auto"/>
        <w:right w:val="none" w:sz="0" w:space="0" w:color="auto"/>
      </w:divBdr>
    </w:div>
    <w:div w:id="1128470608">
      <w:bodyDiv w:val="1"/>
      <w:marLeft w:val="0"/>
      <w:marRight w:val="0"/>
      <w:marTop w:val="0"/>
      <w:marBottom w:val="0"/>
      <w:divBdr>
        <w:top w:val="none" w:sz="0" w:space="0" w:color="auto"/>
        <w:left w:val="none" w:sz="0" w:space="0" w:color="auto"/>
        <w:bottom w:val="none" w:sz="0" w:space="0" w:color="auto"/>
        <w:right w:val="none" w:sz="0" w:space="0" w:color="auto"/>
      </w:divBdr>
    </w:div>
    <w:div w:id="1137575840">
      <w:bodyDiv w:val="1"/>
      <w:marLeft w:val="0"/>
      <w:marRight w:val="0"/>
      <w:marTop w:val="0"/>
      <w:marBottom w:val="0"/>
      <w:divBdr>
        <w:top w:val="none" w:sz="0" w:space="0" w:color="auto"/>
        <w:left w:val="none" w:sz="0" w:space="0" w:color="auto"/>
        <w:bottom w:val="none" w:sz="0" w:space="0" w:color="auto"/>
        <w:right w:val="none" w:sz="0" w:space="0" w:color="auto"/>
      </w:divBdr>
    </w:div>
    <w:div w:id="1578437038">
      <w:bodyDiv w:val="1"/>
      <w:marLeft w:val="0"/>
      <w:marRight w:val="0"/>
      <w:marTop w:val="0"/>
      <w:marBottom w:val="0"/>
      <w:divBdr>
        <w:top w:val="none" w:sz="0" w:space="0" w:color="auto"/>
        <w:left w:val="none" w:sz="0" w:space="0" w:color="auto"/>
        <w:bottom w:val="none" w:sz="0" w:space="0" w:color="auto"/>
        <w:right w:val="none" w:sz="0" w:space="0" w:color="auto"/>
      </w:divBdr>
    </w:div>
    <w:div w:id="1591043969">
      <w:bodyDiv w:val="1"/>
      <w:marLeft w:val="0"/>
      <w:marRight w:val="0"/>
      <w:marTop w:val="0"/>
      <w:marBottom w:val="0"/>
      <w:divBdr>
        <w:top w:val="none" w:sz="0" w:space="0" w:color="auto"/>
        <w:left w:val="none" w:sz="0" w:space="0" w:color="auto"/>
        <w:bottom w:val="none" w:sz="0" w:space="0" w:color="auto"/>
        <w:right w:val="none" w:sz="0" w:space="0" w:color="auto"/>
      </w:divBdr>
    </w:div>
    <w:div w:id="1598902353">
      <w:bodyDiv w:val="1"/>
      <w:marLeft w:val="0"/>
      <w:marRight w:val="0"/>
      <w:marTop w:val="0"/>
      <w:marBottom w:val="0"/>
      <w:divBdr>
        <w:top w:val="none" w:sz="0" w:space="0" w:color="auto"/>
        <w:left w:val="none" w:sz="0" w:space="0" w:color="auto"/>
        <w:bottom w:val="none" w:sz="0" w:space="0" w:color="auto"/>
        <w:right w:val="none" w:sz="0" w:space="0" w:color="auto"/>
      </w:divBdr>
      <w:divsChild>
        <w:div w:id="1268076846">
          <w:marLeft w:val="0"/>
          <w:marRight w:val="0"/>
          <w:marTop w:val="0"/>
          <w:marBottom w:val="0"/>
          <w:divBdr>
            <w:top w:val="single" w:sz="2" w:space="0" w:color="E3E3E3"/>
            <w:left w:val="single" w:sz="2" w:space="0" w:color="E3E3E3"/>
            <w:bottom w:val="single" w:sz="2" w:space="0" w:color="E3E3E3"/>
            <w:right w:val="single" w:sz="2" w:space="0" w:color="E3E3E3"/>
          </w:divBdr>
          <w:divsChild>
            <w:div w:id="1579317723">
              <w:marLeft w:val="0"/>
              <w:marRight w:val="0"/>
              <w:marTop w:val="0"/>
              <w:marBottom w:val="0"/>
              <w:divBdr>
                <w:top w:val="single" w:sz="2" w:space="0" w:color="E3E3E3"/>
                <w:left w:val="single" w:sz="2" w:space="0" w:color="E3E3E3"/>
                <w:bottom w:val="single" w:sz="2" w:space="0" w:color="E3E3E3"/>
                <w:right w:val="single" w:sz="2" w:space="0" w:color="E3E3E3"/>
              </w:divBdr>
            </w:div>
            <w:div w:id="1653560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11352441">
      <w:bodyDiv w:val="1"/>
      <w:marLeft w:val="0"/>
      <w:marRight w:val="0"/>
      <w:marTop w:val="0"/>
      <w:marBottom w:val="0"/>
      <w:divBdr>
        <w:top w:val="none" w:sz="0" w:space="0" w:color="auto"/>
        <w:left w:val="none" w:sz="0" w:space="0" w:color="auto"/>
        <w:bottom w:val="none" w:sz="0" w:space="0" w:color="auto"/>
        <w:right w:val="none" w:sz="0" w:space="0" w:color="auto"/>
      </w:divBdr>
    </w:div>
    <w:div w:id="1730686544">
      <w:bodyDiv w:val="1"/>
      <w:marLeft w:val="0"/>
      <w:marRight w:val="0"/>
      <w:marTop w:val="0"/>
      <w:marBottom w:val="0"/>
      <w:divBdr>
        <w:top w:val="none" w:sz="0" w:space="0" w:color="auto"/>
        <w:left w:val="none" w:sz="0" w:space="0" w:color="auto"/>
        <w:bottom w:val="none" w:sz="0" w:space="0" w:color="auto"/>
        <w:right w:val="none" w:sz="0" w:space="0" w:color="auto"/>
      </w:divBdr>
    </w:div>
    <w:div w:id="1742486739">
      <w:bodyDiv w:val="1"/>
      <w:marLeft w:val="0"/>
      <w:marRight w:val="0"/>
      <w:marTop w:val="0"/>
      <w:marBottom w:val="0"/>
      <w:divBdr>
        <w:top w:val="none" w:sz="0" w:space="0" w:color="auto"/>
        <w:left w:val="none" w:sz="0" w:space="0" w:color="auto"/>
        <w:bottom w:val="none" w:sz="0" w:space="0" w:color="auto"/>
        <w:right w:val="none" w:sz="0" w:space="0" w:color="auto"/>
      </w:divBdr>
      <w:divsChild>
        <w:div w:id="740759419">
          <w:marLeft w:val="0"/>
          <w:marRight w:val="0"/>
          <w:marTop w:val="0"/>
          <w:marBottom w:val="0"/>
          <w:divBdr>
            <w:top w:val="single" w:sz="2" w:space="0" w:color="E3E3E3"/>
            <w:left w:val="single" w:sz="2" w:space="0" w:color="E3E3E3"/>
            <w:bottom w:val="single" w:sz="2" w:space="0" w:color="E3E3E3"/>
            <w:right w:val="single" w:sz="2" w:space="0" w:color="E3E3E3"/>
          </w:divBdr>
          <w:divsChild>
            <w:div w:id="1662075767">
              <w:marLeft w:val="0"/>
              <w:marRight w:val="0"/>
              <w:marTop w:val="0"/>
              <w:marBottom w:val="0"/>
              <w:divBdr>
                <w:top w:val="single" w:sz="2" w:space="0" w:color="E3E3E3"/>
                <w:left w:val="single" w:sz="2" w:space="0" w:color="E3E3E3"/>
                <w:bottom w:val="single" w:sz="2" w:space="0" w:color="E3E3E3"/>
                <w:right w:val="single" w:sz="2" w:space="0" w:color="E3E3E3"/>
              </w:divBdr>
            </w:div>
            <w:div w:id="1506942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72508012">
      <w:bodyDiv w:val="1"/>
      <w:marLeft w:val="0"/>
      <w:marRight w:val="0"/>
      <w:marTop w:val="0"/>
      <w:marBottom w:val="0"/>
      <w:divBdr>
        <w:top w:val="none" w:sz="0" w:space="0" w:color="auto"/>
        <w:left w:val="none" w:sz="0" w:space="0" w:color="auto"/>
        <w:bottom w:val="none" w:sz="0" w:space="0" w:color="auto"/>
        <w:right w:val="none" w:sz="0" w:space="0" w:color="auto"/>
      </w:divBdr>
    </w:div>
    <w:div w:id="1775249868">
      <w:bodyDiv w:val="1"/>
      <w:marLeft w:val="0"/>
      <w:marRight w:val="0"/>
      <w:marTop w:val="0"/>
      <w:marBottom w:val="0"/>
      <w:divBdr>
        <w:top w:val="none" w:sz="0" w:space="0" w:color="auto"/>
        <w:left w:val="none" w:sz="0" w:space="0" w:color="auto"/>
        <w:bottom w:val="none" w:sz="0" w:space="0" w:color="auto"/>
        <w:right w:val="none" w:sz="0" w:space="0" w:color="auto"/>
      </w:divBdr>
    </w:div>
    <w:div w:id="1788623887">
      <w:bodyDiv w:val="1"/>
      <w:marLeft w:val="0"/>
      <w:marRight w:val="0"/>
      <w:marTop w:val="0"/>
      <w:marBottom w:val="0"/>
      <w:divBdr>
        <w:top w:val="none" w:sz="0" w:space="0" w:color="auto"/>
        <w:left w:val="none" w:sz="0" w:space="0" w:color="auto"/>
        <w:bottom w:val="none" w:sz="0" w:space="0" w:color="auto"/>
        <w:right w:val="none" w:sz="0" w:space="0" w:color="auto"/>
      </w:divBdr>
    </w:div>
    <w:div w:id="1934851178">
      <w:bodyDiv w:val="1"/>
      <w:marLeft w:val="0"/>
      <w:marRight w:val="0"/>
      <w:marTop w:val="0"/>
      <w:marBottom w:val="0"/>
      <w:divBdr>
        <w:top w:val="none" w:sz="0" w:space="0" w:color="auto"/>
        <w:left w:val="none" w:sz="0" w:space="0" w:color="auto"/>
        <w:bottom w:val="none" w:sz="0" w:space="0" w:color="auto"/>
        <w:right w:val="none" w:sz="0" w:space="0" w:color="auto"/>
      </w:divBdr>
    </w:div>
    <w:div w:id="1965307571">
      <w:bodyDiv w:val="1"/>
      <w:marLeft w:val="0"/>
      <w:marRight w:val="0"/>
      <w:marTop w:val="0"/>
      <w:marBottom w:val="0"/>
      <w:divBdr>
        <w:top w:val="none" w:sz="0" w:space="0" w:color="auto"/>
        <w:left w:val="none" w:sz="0" w:space="0" w:color="auto"/>
        <w:bottom w:val="none" w:sz="0" w:space="0" w:color="auto"/>
        <w:right w:val="none" w:sz="0" w:space="0" w:color="auto"/>
      </w:divBdr>
    </w:div>
    <w:div w:id="2068066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programacionymas.com/blog/como-funciona-inner-left-right-full-join" TargetMode="External"/><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es.wikipedia.org/wiki/Sentencia_JOIN_en_SQ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ibm.com/%20docs/es/integration-bus/10.0?topic=flows-esql-null-data-type"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sqlzoo.net/wiki/SQL_Tutorial" TargetMode="External"/><Relationship Id="rId67"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learnsql.es/blog/explicacion-de-sql-joins-5-ejemplos-claros-de-inner-join-sql-para-principiante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s.wikipedia.org/wiki/Null_(SQL)"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footer2.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D9385-063D-4C26-9FED-EEB919479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23</Pages>
  <Words>1818</Words>
  <Characters>10003</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ALFONSO PINZON VEGA</dc:creator>
  <cp:keywords/>
  <dc:description/>
  <cp:lastModifiedBy>Jesús Alfonso Pinzón Vega</cp:lastModifiedBy>
  <cp:revision>260</cp:revision>
  <dcterms:created xsi:type="dcterms:W3CDTF">2022-09-04T01:31:00Z</dcterms:created>
  <dcterms:modified xsi:type="dcterms:W3CDTF">2024-03-08T03:54:00Z</dcterms:modified>
</cp:coreProperties>
</file>